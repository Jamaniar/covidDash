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F46EA" w14:textId="77777777" w:rsidR="00D747D3" w:rsidRDefault="00D865A7">
      <w:pPr>
        <w:jc w:val="center"/>
        <w:rPr>
          <w:sz w:val="32"/>
          <w:szCs w:val="32"/>
        </w:rPr>
      </w:pPr>
      <w:r>
        <w:rPr>
          <w:b/>
          <w:sz w:val="32"/>
          <w:szCs w:val="32"/>
        </w:rPr>
        <w:t>Usability Test – Building Your First Computer!</w:t>
      </w:r>
    </w:p>
    <w:p w14:paraId="7DA07EFB" w14:textId="77777777" w:rsidR="00D747D3" w:rsidRDefault="00D865A7">
      <w:pPr>
        <w:rPr>
          <w:sz w:val="28"/>
          <w:szCs w:val="28"/>
        </w:rPr>
      </w:pPr>
      <w:r>
        <w:rPr>
          <w:b/>
          <w:i/>
          <w:sz w:val="28"/>
          <w:szCs w:val="28"/>
        </w:rPr>
        <w:t>Purpose</w:t>
      </w:r>
      <w:r>
        <w:rPr>
          <w:i/>
          <w:sz w:val="28"/>
          <w:szCs w:val="28"/>
        </w:rPr>
        <w:t xml:space="preserve"> – </w:t>
      </w:r>
      <w:r>
        <w:rPr>
          <w:sz w:val="28"/>
          <w:szCs w:val="28"/>
        </w:rPr>
        <w:t xml:space="preserve">A Cordial </w:t>
      </w:r>
      <w:commentRangeStart w:id="0"/>
      <w:r>
        <w:rPr>
          <w:sz w:val="28"/>
          <w:szCs w:val="28"/>
        </w:rPr>
        <w:t>Welcome</w:t>
      </w:r>
      <w:commentRangeEnd w:id="0"/>
      <w:r w:rsidR="00D97708">
        <w:rPr>
          <w:rStyle w:val="CommentReference"/>
        </w:rPr>
        <w:commentReference w:id="0"/>
      </w:r>
      <w:r>
        <w:rPr>
          <w:sz w:val="28"/>
          <w:szCs w:val="28"/>
        </w:rPr>
        <w:t>!</w:t>
      </w:r>
    </w:p>
    <w:p w14:paraId="11346CAE" w14:textId="77777777" w:rsidR="00D747D3" w:rsidRDefault="00D865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Testing the usability of a set of instructions intended to help you build a PC!</w:t>
      </w:r>
    </w:p>
    <w:p w14:paraId="233A0EAD" w14:textId="77777777" w:rsidR="00D747D3" w:rsidRDefault="00D865A7">
      <w:pPr>
        <w:ind w:firstLine="720"/>
        <w:rPr>
          <w:sz w:val="24"/>
          <w:szCs w:val="24"/>
        </w:rPr>
      </w:pPr>
      <w:r>
        <w:rPr>
          <w:sz w:val="24"/>
          <w:szCs w:val="24"/>
        </w:rPr>
        <w:t>This is ONLY intended to test the usability of the instructions, not your skills</w:t>
      </w:r>
    </w:p>
    <w:p w14:paraId="0551D6EC" w14:textId="77777777" w:rsidR="00D747D3" w:rsidRDefault="00D865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You can stop this task at any time</w:t>
      </w:r>
      <w:bookmarkStart w:id="1" w:name="_GoBack"/>
      <w:bookmarkEnd w:id="1"/>
    </w:p>
    <w:p w14:paraId="2FAEC792" w14:textId="77777777" w:rsidR="00D747D3" w:rsidRDefault="00D865A7">
      <w:pPr>
        <w:ind w:left="720"/>
        <w:rPr>
          <w:sz w:val="24"/>
          <w:szCs w:val="24"/>
        </w:rPr>
      </w:pPr>
      <w:r>
        <w:rPr>
          <w:sz w:val="24"/>
          <w:szCs w:val="24"/>
        </w:rPr>
        <w:t>If the instructions are too overwhelming or make you uncomfortable, please stop</w:t>
      </w:r>
    </w:p>
    <w:p w14:paraId="5F2AE97B" w14:textId="5DE82606" w:rsidR="00D747D3" w:rsidRDefault="00D865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ns w:id="2" w:author="Patrick Schaefer" w:date="2020-08-05T06:45:00Z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data will be collected mainly using a questionnaire that</w:t>
      </w:r>
      <w:r>
        <w:rPr>
          <w:color w:val="000000"/>
          <w:sz w:val="24"/>
          <w:szCs w:val="24"/>
        </w:rPr>
        <w:t xml:space="preserve"> you will be asked to complete after reading through the instructions.</w:t>
      </w:r>
    </w:p>
    <w:p w14:paraId="2E07A446" w14:textId="2BC12025" w:rsidR="00FD41ED" w:rsidRDefault="00FD41E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ns w:id="3" w:author="Patrick Schaefer" w:date="2020-08-05T06:45:00Z"/>
          <w:color w:val="000000"/>
          <w:sz w:val="24"/>
          <w:szCs w:val="24"/>
        </w:rPr>
      </w:pPr>
      <w:ins w:id="4" w:author="Patrick Schaefer" w:date="2020-08-05T06:45:00Z">
        <w:r w:rsidRPr="00AD54F6">
          <w:rPr>
            <w:color w:val="000000"/>
            <w:sz w:val="24"/>
            <w:szCs w:val="24"/>
          </w:rPr>
          <w:t xml:space="preserve">The instructions begin on the next page, please be sure to give feedback and review the instructions at the end </w:t>
        </w:r>
        <w:proofErr w:type="spellStart"/>
        <w:r w:rsidRPr="00AD54F6">
          <w:rPr>
            <w:color w:val="000000"/>
            <w:sz w:val="24"/>
            <w:szCs w:val="24"/>
          </w:rPr>
          <w:t>v.i.</w:t>
        </w:r>
        <w:proofErr w:type="gramStart"/>
        <w:r w:rsidRPr="00AD54F6">
          <w:rPr>
            <w:color w:val="000000"/>
            <w:sz w:val="24"/>
            <w:szCs w:val="24"/>
          </w:rPr>
          <w:t>a</w:t>
        </w:r>
        <w:proofErr w:type="spellEnd"/>
        <w:r w:rsidRPr="00AD54F6">
          <w:rPr>
            <w:color w:val="000000"/>
            <w:sz w:val="24"/>
            <w:szCs w:val="24"/>
          </w:rPr>
          <w:t xml:space="preserve"> the</w:t>
        </w:r>
        <w:proofErr w:type="gramEnd"/>
        <w:r w:rsidRPr="00AD54F6">
          <w:rPr>
            <w:color w:val="000000"/>
            <w:sz w:val="24"/>
            <w:szCs w:val="24"/>
          </w:rPr>
          <w:t xml:space="preserve"> questionnaire.</w:t>
        </w:r>
      </w:ins>
    </w:p>
    <w:p w14:paraId="2AFAF8B2" w14:textId="45A49022" w:rsidR="00FD41ED" w:rsidRDefault="00FD41ED" w:rsidP="00FD41E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ns w:id="5" w:author="Patrick Schaefer" w:date="2020-08-05T06:43:00Z"/>
          <w:color w:val="000000"/>
          <w:sz w:val="24"/>
          <w:szCs w:val="24"/>
        </w:rPr>
        <w:pPrChange w:id="6" w:author="Patrick Schaefer" w:date="2020-08-05T06:45:00Z">
          <w:pPr>
            <w:numPr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720" w:hanging="360"/>
          </w:pPr>
        </w:pPrChange>
      </w:pPr>
      <w:ins w:id="7" w:author="Patrick Schaefer" w:date="2020-08-05T06:45:00Z">
        <w:r>
          <w:rPr>
            <w:color w:val="000000"/>
            <w:sz w:val="24"/>
            <w:szCs w:val="24"/>
          </w:rPr>
          <w:t xml:space="preserve">Your notes/observations will be recorded and then the instructions document will be updated according to your </w:t>
        </w:r>
        <w:commentRangeStart w:id="8"/>
        <w:r>
          <w:rPr>
            <w:color w:val="000000"/>
            <w:sz w:val="24"/>
            <w:szCs w:val="24"/>
          </w:rPr>
          <w:t>feedback</w:t>
        </w:r>
      </w:ins>
      <w:commentRangeEnd w:id="8"/>
      <w:ins w:id="9" w:author="Patrick Schaefer" w:date="2020-08-05T06:46:00Z">
        <w:r w:rsidR="001203B8">
          <w:rPr>
            <w:rStyle w:val="CommentReference"/>
          </w:rPr>
          <w:commentReference w:id="8"/>
        </w:r>
      </w:ins>
      <w:ins w:id="10" w:author="Patrick Schaefer" w:date="2020-08-05T06:45:00Z">
        <w:r>
          <w:rPr>
            <w:color w:val="000000"/>
            <w:sz w:val="24"/>
            <w:szCs w:val="24"/>
          </w:rPr>
          <w:t>.</w:t>
        </w:r>
      </w:ins>
    </w:p>
    <w:p w14:paraId="0CC2C41E" w14:textId="5EDEF0E8" w:rsidR="00FD41ED" w:rsidDel="00FD41ED" w:rsidRDefault="00FD41E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del w:id="11" w:author="Patrick Schaefer" w:date="2020-08-05T06:44:00Z"/>
          <w:color w:val="000000"/>
          <w:sz w:val="24"/>
          <w:szCs w:val="24"/>
        </w:rPr>
      </w:pPr>
    </w:p>
    <w:p w14:paraId="4963068C" w14:textId="2DBD3DB8" w:rsidR="00FD41ED" w:rsidRDefault="00FD41ED">
      <w:pPr>
        <w:rPr>
          <w:ins w:id="12" w:author="Patrick Schaefer" w:date="2020-08-05T06:45:00Z"/>
          <w:sz w:val="24"/>
          <w:szCs w:val="24"/>
        </w:rPr>
      </w:pPr>
    </w:p>
    <w:p w14:paraId="4FF582F3" w14:textId="77777777" w:rsidR="00FD41ED" w:rsidRDefault="00FD41ED">
      <w:pPr>
        <w:rPr>
          <w:ins w:id="13" w:author="Patrick Schaefer" w:date="2020-08-05T06:43:00Z"/>
          <w:sz w:val="24"/>
          <w:szCs w:val="24"/>
        </w:rPr>
      </w:pPr>
    </w:p>
    <w:p w14:paraId="327E8306" w14:textId="2D47AC8B" w:rsidR="00FD41ED" w:rsidRDefault="00FD41ED">
      <w:pPr>
        <w:rPr>
          <w:ins w:id="14" w:author="Patrick Schaefer" w:date="2020-08-05T06:47:00Z"/>
          <w:sz w:val="24"/>
          <w:szCs w:val="24"/>
        </w:rPr>
      </w:pPr>
    </w:p>
    <w:p w14:paraId="31B32BD6" w14:textId="77777777" w:rsidR="001203B8" w:rsidRDefault="001203B8">
      <w:pPr>
        <w:rPr>
          <w:ins w:id="15" w:author="Patrick Schaefer" w:date="2020-08-05T06:43:00Z"/>
          <w:sz w:val="24"/>
          <w:szCs w:val="24"/>
        </w:rPr>
      </w:pPr>
    </w:p>
    <w:p w14:paraId="42982C7D" w14:textId="62EF90CC" w:rsidR="00FD41ED" w:rsidRDefault="00FD41ED">
      <w:pPr>
        <w:rPr>
          <w:ins w:id="16" w:author="Patrick Schaefer" w:date="2020-08-05T06:43:00Z"/>
          <w:sz w:val="24"/>
          <w:szCs w:val="24"/>
        </w:rPr>
      </w:pPr>
    </w:p>
    <w:p w14:paraId="1B92D6B3" w14:textId="6B435CC7" w:rsidR="00FD41ED" w:rsidRDefault="00FD41ED">
      <w:pPr>
        <w:rPr>
          <w:ins w:id="17" w:author="Patrick Schaefer" w:date="2020-08-05T06:43:00Z"/>
          <w:sz w:val="24"/>
          <w:szCs w:val="24"/>
        </w:rPr>
      </w:pPr>
    </w:p>
    <w:p w14:paraId="124B30A3" w14:textId="699597E2" w:rsidR="00FD41ED" w:rsidRDefault="00FD41ED">
      <w:pPr>
        <w:rPr>
          <w:ins w:id="18" w:author="Patrick Schaefer" w:date="2020-08-05T06:43:00Z"/>
          <w:sz w:val="24"/>
          <w:szCs w:val="24"/>
        </w:rPr>
      </w:pPr>
    </w:p>
    <w:p w14:paraId="2AF09B8F" w14:textId="6B8C8A59" w:rsidR="00FD41ED" w:rsidRDefault="00FD41ED">
      <w:pPr>
        <w:rPr>
          <w:ins w:id="19" w:author="Patrick Schaefer" w:date="2020-08-05T06:43:00Z"/>
          <w:sz w:val="24"/>
          <w:szCs w:val="24"/>
        </w:rPr>
      </w:pPr>
    </w:p>
    <w:p w14:paraId="09A46A87" w14:textId="039769A1" w:rsidR="00FD41ED" w:rsidRDefault="00FD41ED">
      <w:pPr>
        <w:rPr>
          <w:ins w:id="20" w:author="Patrick Schaefer" w:date="2020-08-05T06:43:00Z"/>
          <w:sz w:val="24"/>
          <w:szCs w:val="24"/>
        </w:rPr>
      </w:pPr>
    </w:p>
    <w:p w14:paraId="62BBFBE2" w14:textId="60BB085B" w:rsidR="00FD41ED" w:rsidRDefault="00FD41ED">
      <w:pPr>
        <w:rPr>
          <w:ins w:id="21" w:author="Patrick Schaefer" w:date="2020-08-05T06:43:00Z"/>
          <w:sz w:val="24"/>
          <w:szCs w:val="24"/>
        </w:rPr>
      </w:pPr>
    </w:p>
    <w:p w14:paraId="023C838C" w14:textId="668F4855" w:rsidR="00FD41ED" w:rsidRDefault="00FD41ED">
      <w:pPr>
        <w:rPr>
          <w:ins w:id="22" w:author="Patrick Schaefer" w:date="2020-08-05T06:43:00Z"/>
          <w:sz w:val="24"/>
          <w:szCs w:val="24"/>
        </w:rPr>
      </w:pPr>
    </w:p>
    <w:p w14:paraId="21D6C0BF" w14:textId="46AD1E07" w:rsidR="00FD41ED" w:rsidRDefault="00FD41ED">
      <w:pPr>
        <w:rPr>
          <w:ins w:id="23" w:author="Patrick Schaefer" w:date="2020-08-05T06:43:00Z"/>
          <w:sz w:val="24"/>
          <w:szCs w:val="24"/>
        </w:rPr>
      </w:pPr>
    </w:p>
    <w:p w14:paraId="7A65C6AF" w14:textId="0C425901" w:rsidR="00FD41ED" w:rsidRDefault="00FD41ED">
      <w:pPr>
        <w:rPr>
          <w:ins w:id="24" w:author="Patrick Schaefer" w:date="2020-08-05T06:49:00Z"/>
          <w:sz w:val="24"/>
          <w:szCs w:val="24"/>
        </w:rPr>
      </w:pPr>
    </w:p>
    <w:p w14:paraId="685D3A3A" w14:textId="46C238FF" w:rsidR="001203B8" w:rsidRDefault="001203B8">
      <w:pPr>
        <w:rPr>
          <w:ins w:id="25" w:author="Patrick Schaefer" w:date="2020-08-05T06:49:00Z"/>
          <w:sz w:val="24"/>
          <w:szCs w:val="24"/>
        </w:rPr>
      </w:pPr>
    </w:p>
    <w:p w14:paraId="241157FE" w14:textId="77777777" w:rsidR="001203B8" w:rsidRDefault="001203B8">
      <w:pPr>
        <w:rPr>
          <w:ins w:id="26" w:author="Patrick Schaefer" w:date="2020-08-05T06:43:00Z"/>
          <w:sz w:val="24"/>
          <w:szCs w:val="24"/>
        </w:rPr>
      </w:pPr>
    </w:p>
    <w:p w14:paraId="41DCF047" w14:textId="53FAB9D8" w:rsidR="00FD41ED" w:rsidRDefault="00FD41ED">
      <w:pPr>
        <w:rPr>
          <w:ins w:id="27" w:author="Patrick Schaefer" w:date="2020-08-05T06:43:00Z"/>
          <w:sz w:val="24"/>
          <w:szCs w:val="24"/>
        </w:rPr>
      </w:pPr>
    </w:p>
    <w:p w14:paraId="497D72C1" w14:textId="35B8C299" w:rsidR="00FD41ED" w:rsidDel="001203B8" w:rsidRDefault="00FD41ED">
      <w:pPr>
        <w:rPr>
          <w:del w:id="28" w:author="Patrick Schaefer" w:date="2020-08-05T06:48:00Z"/>
          <w:sz w:val="24"/>
          <w:szCs w:val="24"/>
        </w:rPr>
      </w:pPr>
    </w:p>
    <w:p w14:paraId="579382F9" w14:textId="77777777" w:rsidR="00D747D3" w:rsidRDefault="00D865A7">
      <w:pPr>
        <w:rPr>
          <w:sz w:val="28"/>
          <w:szCs w:val="28"/>
        </w:rPr>
      </w:pPr>
      <w:r>
        <w:rPr>
          <w:b/>
          <w:i/>
          <w:sz w:val="28"/>
          <w:szCs w:val="28"/>
        </w:rPr>
        <w:t>Instructions</w:t>
      </w:r>
      <w:r>
        <w:rPr>
          <w:i/>
          <w:sz w:val="28"/>
          <w:szCs w:val="28"/>
        </w:rPr>
        <w:t xml:space="preserve"> – </w:t>
      </w:r>
      <w:r>
        <w:rPr>
          <w:sz w:val="28"/>
          <w:szCs w:val="28"/>
        </w:rPr>
        <w:t>How to Build Your PC!</w:t>
      </w:r>
    </w:p>
    <w:p w14:paraId="51146425" w14:textId="77777777" w:rsidR="00D747D3" w:rsidRDefault="00D865A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These instructions will walk you through a step-by-step guide to build your own computer. </w:t>
      </w:r>
    </w:p>
    <w:p w14:paraId="1652C98B" w14:textId="77777777" w:rsidR="00D747D3" w:rsidRDefault="00D747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10A94C5" w14:textId="29C490CF" w:rsidR="00D747D3" w:rsidRDefault="00D865A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IMPORTANT – </w:t>
      </w:r>
      <w:r>
        <w:rPr>
          <w:color w:val="000000"/>
          <w:sz w:val="24"/>
          <w:szCs w:val="24"/>
        </w:rPr>
        <w:t xml:space="preserve">Remember to check using PC Part picker before ordering </w:t>
      </w:r>
      <w:del w:id="29" w:author="Patrick Schaefer" w:date="2020-08-05T06:48:00Z">
        <w:r w:rsidDel="001203B8">
          <w:rPr>
            <w:color w:val="000000"/>
            <w:sz w:val="24"/>
            <w:szCs w:val="24"/>
          </w:rPr>
          <w:delText>any and all</w:delText>
        </w:r>
      </w:del>
      <w:ins w:id="30" w:author="Patrick Schaefer" w:date="2020-08-05T06:48:00Z">
        <w:r w:rsidR="001203B8">
          <w:rPr>
            <w:color w:val="000000"/>
            <w:sz w:val="24"/>
            <w:szCs w:val="24"/>
          </w:rPr>
          <w:t>all</w:t>
        </w:r>
      </w:ins>
      <w:r>
        <w:rPr>
          <w:color w:val="000000"/>
          <w:sz w:val="24"/>
          <w:szCs w:val="24"/>
        </w:rPr>
        <w:t xml:space="preserve"> parts to ensure that your computer parts are </w:t>
      </w:r>
      <w:r>
        <w:rPr>
          <w:b/>
          <w:i/>
          <w:color w:val="000000"/>
          <w:sz w:val="24"/>
          <w:szCs w:val="24"/>
        </w:rPr>
        <w:t>compatible</w:t>
      </w:r>
    </w:p>
    <w:p w14:paraId="0DF9F0AF" w14:textId="7AB8A98E" w:rsidR="00D747D3" w:rsidRDefault="001203B8">
      <w:pPr>
        <w:rPr>
          <w:sz w:val="24"/>
          <w:szCs w:val="24"/>
        </w:rPr>
      </w:pPr>
      <w:commentRangeStart w:id="31"/>
      <w:ins w:id="32" w:author="Patrick Schaefer" w:date="2020-08-05T06:49:00Z">
        <w:r>
          <w:rPr>
            <w:b/>
            <w:i/>
            <w:sz w:val="24"/>
            <w:szCs w:val="24"/>
          </w:rPr>
          <w:t>Prepa</w:t>
        </w:r>
      </w:ins>
      <w:ins w:id="33" w:author="Patrick Schaefer" w:date="2020-08-05T06:50:00Z">
        <w:r>
          <w:rPr>
            <w:b/>
            <w:i/>
            <w:sz w:val="24"/>
            <w:szCs w:val="24"/>
          </w:rPr>
          <w:t>re</w:t>
        </w:r>
        <w:commentRangeEnd w:id="31"/>
        <w:r>
          <w:rPr>
            <w:rStyle w:val="CommentReference"/>
          </w:rPr>
          <w:commentReference w:id="31"/>
        </w:r>
        <w:r>
          <w:rPr>
            <w:b/>
            <w:i/>
            <w:sz w:val="24"/>
            <w:szCs w:val="24"/>
          </w:rPr>
          <w:t>!</w:t>
        </w:r>
      </w:ins>
      <w:del w:id="34" w:author="Patrick Schaefer" w:date="2020-08-05T06:49:00Z">
        <w:r w:rsidR="00D865A7" w:rsidDel="001203B8">
          <w:rPr>
            <w:b/>
            <w:i/>
            <w:sz w:val="24"/>
            <w:szCs w:val="24"/>
          </w:rPr>
          <w:delText xml:space="preserve">Step 1 – </w:delText>
        </w:r>
        <w:r w:rsidR="00D865A7" w:rsidDel="001203B8">
          <w:rPr>
            <w:i/>
            <w:sz w:val="24"/>
            <w:szCs w:val="24"/>
          </w:rPr>
          <w:delText>Prepare</w:delText>
        </w:r>
      </w:del>
      <w:del w:id="35" w:author="Patrick Schaefer" w:date="2020-08-05T06:50:00Z">
        <w:r w:rsidR="00D865A7" w:rsidDel="001203B8">
          <w:rPr>
            <w:i/>
            <w:sz w:val="24"/>
            <w:szCs w:val="24"/>
          </w:rPr>
          <w:delText>!</w:delText>
        </w:r>
      </w:del>
    </w:p>
    <w:p w14:paraId="48931602" w14:textId="58DFAEB7" w:rsidR="00D747D3" w:rsidRPr="001203B8" w:rsidRDefault="00D97708" w:rsidP="001203B8">
      <w:pPr>
        <w:pStyle w:val="ListParagraph"/>
        <w:numPr>
          <w:ilvl w:val="0"/>
          <w:numId w:val="2"/>
        </w:numPr>
        <w:rPr>
          <w:sz w:val="24"/>
          <w:szCs w:val="24"/>
          <w:rPrChange w:id="36" w:author="Patrick Schaefer" w:date="2020-08-05T06:50:00Z">
            <w:rPr/>
          </w:rPrChange>
        </w:rPr>
        <w:pPrChange w:id="37" w:author="Patrick Schaefer" w:date="2020-08-05T06:50:00Z">
          <w:pPr/>
        </w:pPrChange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4B04AB5" wp14:editId="526B85F5">
            <wp:simplePos x="0" y="0"/>
            <wp:positionH relativeFrom="column">
              <wp:posOffset>1993900</wp:posOffset>
            </wp:positionH>
            <wp:positionV relativeFrom="paragraph">
              <wp:posOffset>186690</wp:posOffset>
            </wp:positionV>
            <wp:extent cx="4394200" cy="3041650"/>
            <wp:effectExtent l="0" t="0" r="0" b="0"/>
            <wp:wrapSquare wrapText="bothSides" distT="0" distB="0" distL="114300" distR="114300"/>
            <wp:docPr id="9" name="image6.jpg" descr="A circuit boa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A circuit board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04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del w:id="38" w:author="Patrick Schaefer" w:date="2020-08-05T06:50:00Z">
        <w:r w:rsidR="00D865A7" w:rsidRPr="001203B8" w:rsidDel="001203B8">
          <w:rPr>
            <w:sz w:val="24"/>
            <w:szCs w:val="24"/>
            <w:rPrChange w:id="39" w:author="Patrick Schaefer" w:date="2020-08-05T06:50:00Z">
              <w:rPr/>
            </w:rPrChange>
          </w:rPr>
          <w:tab/>
        </w:r>
        <w:r w:rsidR="00D865A7" w:rsidRPr="001203B8" w:rsidDel="001203B8">
          <w:rPr>
            <w:sz w:val="24"/>
            <w:szCs w:val="24"/>
            <w:rPrChange w:id="40" w:author="Patrick Schaefer" w:date="2020-08-05T06:50:00Z">
              <w:rPr/>
            </w:rPrChange>
          </w:rPr>
          <w:delText>You should begin by preparing all of your components.</w:delText>
        </w:r>
      </w:del>
      <w:ins w:id="41" w:author="Patrick Schaefer" w:date="2020-08-05T06:50:00Z">
        <w:r w:rsidR="001203B8">
          <w:rPr>
            <w:sz w:val="24"/>
            <w:szCs w:val="24"/>
          </w:rPr>
          <w:t xml:space="preserve">Prepare </w:t>
        </w:r>
        <w:proofErr w:type="gramStart"/>
        <w:r w:rsidR="001203B8">
          <w:rPr>
            <w:sz w:val="24"/>
            <w:szCs w:val="24"/>
          </w:rPr>
          <w:t>all of</w:t>
        </w:r>
        <w:proofErr w:type="gramEnd"/>
        <w:r w:rsidR="001203B8">
          <w:rPr>
            <w:sz w:val="24"/>
            <w:szCs w:val="24"/>
          </w:rPr>
          <w:t xml:space="preserve"> your components.</w:t>
        </w:r>
      </w:ins>
      <w:r w:rsidR="00D865A7" w:rsidRPr="001203B8">
        <w:rPr>
          <w:sz w:val="24"/>
          <w:szCs w:val="24"/>
          <w:rPrChange w:id="42" w:author="Patrick Schaefer" w:date="2020-08-05T06:50:00Z">
            <w:rPr/>
          </w:rPrChange>
        </w:rPr>
        <w:t xml:space="preserve"> </w:t>
      </w:r>
      <w:r w:rsidR="00D865A7" w:rsidRPr="001203B8">
        <w:rPr>
          <w:sz w:val="24"/>
          <w:szCs w:val="24"/>
          <w:rPrChange w:id="43" w:author="Patrick Schaefer" w:date="2020-08-05T06:50:00Z">
            <w:rPr/>
          </w:rPrChange>
        </w:rPr>
        <w:t>You should have a –</w:t>
      </w:r>
    </w:p>
    <w:p w14:paraId="4DC0250D" w14:textId="4DD9EF19" w:rsidR="00D747D3" w:rsidRDefault="00D865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</w:t>
      </w:r>
      <w:r>
        <w:rPr>
          <w:color w:val="000000"/>
          <w:sz w:val="24"/>
          <w:szCs w:val="24"/>
        </w:rPr>
        <w:t>ase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F5B2E0A" wp14:editId="389666A5">
                <wp:simplePos x="0" y="0"/>
                <wp:positionH relativeFrom="column">
                  <wp:posOffset>1498600</wp:posOffset>
                </wp:positionH>
                <wp:positionV relativeFrom="paragraph">
                  <wp:posOffset>3162300</wp:posOffset>
                </wp:positionV>
                <wp:extent cx="4559300" cy="12700"/>
                <wp:effectExtent l="0" t="0" r="0" b="0"/>
                <wp:wrapSquare wrapText="bothSides" distT="0" distB="0" distL="114300" distR="11430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66350" y="3779683"/>
                          <a:ext cx="45593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21E86A" w14:textId="77777777" w:rsidR="00D747D3" w:rsidRDefault="00D865A7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>PC Parts Diagram -- https://international.download.nvidia.com/geforce-com/international/images/DIY-Diagram.png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5B2E0A" id="Rectangle 5" o:spid="_x0000_s1026" style="position:absolute;left:0;text-align:left;margin-left:118pt;margin-top:249pt;width:359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" stroked="f">
                <v:textbox inset="0,0,0,0">
                  <w:txbxContent>
                    <w:p w14:paraId="6621E86A" w14:textId="77777777" w:rsidR="00D747D3" w:rsidRDefault="00D865A7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44546A"/>
                          <w:sz w:val="18"/>
                        </w:rPr>
                        <w:t>PC Parts Diagram -- https://international.download.nvidia.com/geforce-com/international/images/DIY-Diagram.png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F5A4F78" w14:textId="77777777" w:rsidR="00D747D3" w:rsidRDefault="00D865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Power supply</w:t>
      </w:r>
    </w:p>
    <w:p w14:paraId="26A79014" w14:textId="77777777" w:rsidR="00D747D3" w:rsidRDefault="00D865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Storage device</w:t>
      </w:r>
    </w:p>
    <w:p w14:paraId="054F0ECF" w14:textId="77777777" w:rsidR="00D747D3" w:rsidRDefault="00D865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Memory</w:t>
      </w:r>
    </w:p>
    <w:p w14:paraId="44F7CFE0" w14:textId="77777777" w:rsidR="00D747D3" w:rsidRDefault="00D865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Video card</w:t>
      </w:r>
    </w:p>
    <w:p w14:paraId="71EE9273" w14:textId="77777777" w:rsidR="00D747D3" w:rsidRDefault="00D865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CPU</w:t>
      </w:r>
    </w:p>
    <w:p w14:paraId="687529F4" w14:textId="77777777" w:rsidR="00D747D3" w:rsidRDefault="00D865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Motherboard</w:t>
      </w:r>
    </w:p>
    <w:p w14:paraId="71D7704C" w14:textId="77777777" w:rsidR="00D747D3" w:rsidRDefault="00D747D3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0FBFAB5" w14:textId="77777777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CDEF90" w14:textId="77777777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6C19E4" w14:textId="77777777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2A0A9B" w14:textId="77777777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E5C0C9" w14:textId="77777777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21CF1D" w14:textId="77777777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135B30" w14:textId="3BBF13E2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9DF723" w14:textId="3CB66780" w:rsidR="00D747D3" w:rsidRDefault="00D97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ins w:id="44" w:author="Patrick Schaefer" w:date="2020-08-05T07:15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7696" behindDoc="0" locked="0" layoutInCell="1" allowOverlap="1" wp14:anchorId="572437E5" wp14:editId="69113F4B">
                  <wp:simplePos x="0" y="0"/>
                  <wp:positionH relativeFrom="column">
                    <wp:posOffset>2022475</wp:posOffset>
                  </wp:positionH>
                  <wp:positionV relativeFrom="paragraph">
                    <wp:posOffset>20320</wp:posOffset>
                  </wp:positionV>
                  <wp:extent cx="4394200" cy="635"/>
                  <wp:effectExtent l="0" t="0" r="0" b="0"/>
                  <wp:wrapSquare wrapText="bothSides"/>
                  <wp:docPr id="19" name="Text Box 1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39420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15A231" w14:textId="5D029D45" w:rsidR="00D97708" w:rsidRPr="001D1829" w:rsidRDefault="00D97708" w:rsidP="00D97708">
                              <w:pPr>
                                <w:pStyle w:val="Caption"/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pPrChange w:id="45" w:author="Patrick Schaefer" w:date="2020-08-05T07:15:00Z">
                                  <w:pPr>
                                    <w:numPr>
                                      <w:numId w:val="1"/>
                                    </w:num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spacing w:after="0"/>
                                    <w:ind w:left="720" w:hanging="360"/>
                                  </w:pPr>
                                </w:pPrChange>
                              </w:pPr>
                              <w:ins w:id="46" w:author="Patrick Schaefer" w:date="2020-08-05T07:15:00Z">
                                <w:r>
                                  <w:t>A diagram of every part that will b</w:t>
                                </w:r>
                              </w:ins>
                              <w:ins w:id="47" w:author="Patrick Schaefer" w:date="2020-08-05T07:16:00Z">
                                <w:r>
                                  <w:t>e used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572437E5"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27" type="#_x0000_t202" style="position:absolute;margin-left:159.25pt;margin-top:1.6pt;width:346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" stroked="f">
                  <v:textbox style="mso-fit-shape-to-text:t" inset="0,0,0,0">
                    <w:txbxContent>
                      <w:p w14:paraId="0915A231" w14:textId="5D029D45" w:rsidR="00D97708" w:rsidRPr="001D1829" w:rsidRDefault="00D97708" w:rsidP="00D97708">
                        <w:pPr>
                          <w:pStyle w:val="Caption"/>
                          <w:rPr>
                            <w:color w:val="000000"/>
                            <w:sz w:val="24"/>
                            <w:szCs w:val="24"/>
                          </w:rPr>
                          <w:pPrChange w:id="48" w:author="Patrick Schaefer" w:date="2020-08-05T07:15:00Z">
                            <w:pPr>
                              <w:numPr>
                                <w:numId w:val="1"/>
                              </w:num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after="0"/>
                              <w:ind w:left="720" w:hanging="360"/>
                            </w:pPr>
                          </w:pPrChange>
                        </w:pPr>
                        <w:ins w:id="49" w:author="Patrick Schaefer" w:date="2020-08-05T07:15:00Z">
                          <w:r>
                            <w:t>A diagram of every part that will b</w:t>
                          </w:r>
                        </w:ins>
                        <w:ins w:id="50" w:author="Patrick Schaefer" w:date="2020-08-05T07:16:00Z">
                          <w:r>
                            <w:t>e used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</w:p>
    <w:p w14:paraId="5A1EC41E" w14:textId="2979B203" w:rsidR="00D747D3" w:rsidRDefault="00D747D3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9569AE6" w14:textId="533A90B3" w:rsidR="00D747D3" w:rsidRDefault="00D9770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ins w:id="51" w:author="Patrick Schaefer" w:date="2020-08-05T07:16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9744" behindDoc="0" locked="0" layoutInCell="1" allowOverlap="1" wp14:anchorId="08CE04D0" wp14:editId="4A963F3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2019935</wp:posOffset>
                  </wp:positionV>
                  <wp:extent cx="3746500" cy="635"/>
                  <wp:effectExtent l="0" t="0" r="0" b="0"/>
                  <wp:wrapSquare wrapText="bothSides"/>
                  <wp:docPr id="20" name="Text Box 2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74650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6AB8C47" w14:textId="37B5B4F3" w:rsidR="00D97708" w:rsidRPr="00734C25" w:rsidRDefault="00D97708" w:rsidP="00D97708">
                              <w:pPr>
                                <w:pStyle w:val="Caption"/>
                                <w:rPr>
                                  <w:b/>
                                  <w:noProof/>
                                </w:rPr>
                                <w:pPrChange w:id="52" w:author="Patrick Schaefer" w:date="2020-08-05T07:16:00Z">
                                  <w:pPr>
                                    <w:spacing w:after="0" w:line="240" w:lineRule="auto"/>
                                    <w:ind w:left="360"/>
                                  </w:pPr>
                                </w:pPrChange>
                              </w:pPr>
                              <w:ins w:id="53" w:author="Patrick Schaefer" w:date="2020-08-05T07:17:00Z">
                                <w:r>
                                  <w:t>This is a Power Supply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08CE04D0" id="Text Box 20" o:spid="_x0000_s1028" type="#_x0000_t202" style="position:absolute;left:0;text-align:left;margin-left:0;margin-top:159.05pt;width:29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" stroked="f">
                  <v:textbox style="mso-fit-shape-to-text:t" inset="0,0,0,0">
                    <w:txbxContent>
                      <w:p w14:paraId="16AB8C47" w14:textId="37B5B4F3" w:rsidR="00D97708" w:rsidRPr="00734C25" w:rsidRDefault="00D97708" w:rsidP="00D97708">
                        <w:pPr>
                          <w:pStyle w:val="Caption"/>
                          <w:rPr>
                            <w:b/>
                            <w:noProof/>
                          </w:rPr>
                          <w:pPrChange w:id="54" w:author="Patrick Schaefer" w:date="2020-08-05T07:16:00Z">
                            <w:pPr>
                              <w:spacing w:after="0" w:line="240" w:lineRule="auto"/>
                              <w:ind w:left="360"/>
                            </w:pPr>
                          </w:pPrChange>
                        </w:pPr>
                        <w:ins w:id="55" w:author="Patrick Schaefer" w:date="2020-08-05T07:17:00Z">
                          <w:r>
                            <w:t>This is a Power Supply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  <w:r w:rsidR="00F1704E" w:rsidRPr="001203B8">
        <w:rPr>
          <w:b/>
          <w:noProof/>
          <w:rPrChange w:id="56" w:author="Patrick Schaefer" w:date="2020-08-05T06:50:00Z">
            <w:rPr>
              <w:bCs/>
              <w:noProof/>
            </w:rPr>
          </w:rPrChange>
        </w:rPr>
        <w:drawing>
          <wp:anchor distT="0" distB="0" distL="114300" distR="114300" simplePos="0" relativeHeight="251660288" behindDoc="0" locked="0" layoutInCell="1" hidden="0" allowOverlap="1" wp14:anchorId="35FDD9E7" wp14:editId="182C75C8">
            <wp:simplePos x="0" y="0"/>
            <wp:positionH relativeFrom="margin">
              <wp:align>left</wp:align>
            </wp:positionH>
            <wp:positionV relativeFrom="paragraph">
              <wp:posOffset>41910</wp:posOffset>
            </wp:positionV>
            <wp:extent cx="3746500" cy="1920875"/>
            <wp:effectExtent l="0" t="0" r="6350" b="3175"/>
            <wp:wrapSquare wrapText="bothSides" distT="0" distB="0" distL="114300" distR="114300"/>
            <wp:docPr id="15" name="image5.png" descr="5 Quietest Power Supplies (PSUs) for your Silent PC Bu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5 Quietest Power Supplies (PSUs) for your Silent PC Buil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92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8147E4" w14:textId="38706C3D" w:rsidR="00D747D3" w:rsidRPr="001203B8" w:rsidRDefault="00D865A7">
      <w:pPr>
        <w:rPr>
          <w:bCs/>
          <w:i/>
          <w:sz w:val="24"/>
          <w:szCs w:val="24"/>
        </w:rPr>
      </w:pPr>
      <w:del w:id="57" w:author="Patrick Schaefer" w:date="2020-08-05T06:50:00Z">
        <w:r w:rsidRPr="001203B8" w:rsidDel="001203B8">
          <w:rPr>
            <w:b/>
            <w:i/>
            <w:sz w:val="24"/>
            <w:szCs w:val="24"/>
          </w:rPr>
          <w:delText xml:space="preserve">Step 2 – </w:delText>
        </w:r>
      </w:del>
      <w:r w:rsidRPr="001203B8">
        <w:rPr>
          <w:b/>
          <w:i/>
          <w:sz w:val="24"/>
          <w:szCs w:val="24"/>
          <w:rPrChange w:id="58" w:author="Patrick Schaefer" w:date="2020-08-05T06:50:00Z">
            <w:rPr>
              <w:bCs/>
              <w:i/>
              <w:sz w:val="24"/>
              <w:szCs w:val="24"/>
            </w:rPr>
          </w:rPrChange>
        </w:rPr>
        <w:t>Power First!</w:t>
      </w:r>
      <w:r w:rsidRPr="001203B8">
        <w:rPr>
          <w:b/>
          <w:noProof/>
          <w:rPrChange w:id="59" w:author="Patrick Schaefer" w:date="2020-08-05T06:50:00Z">
            <w:rPr>
              <w:bCs/>
              <w:noProof/>
            </w:rPr>
          </w:rPrChange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3C069B1B" wp14:editId="64792CEE">
                <wp:simplePos x="0" y="0"/>
                <wp:positionH relativeFrom="column">
                  <wp:posOffset>1854200</wp:posOffset>
                </wp:positionH>
                <wp:positionV relativeFrom="paragraph">
                  <wp:posOffset>1968500</wp:posOffset>
                </wp:positionV>
                <wp:extent cx="3746500" cy="12700"/>
                <wp:effectExtent l="0" t="0" r="0" b="0"/>
                <wp:wrapSquare wrapText="bothSides" distT="0" distB="0" distL="114300" distR="114300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72750" y="3779683"/>
                          <a:ext cx="37465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FA3DBF" w14:textId="77777777" w:rsidR="00D747D3" w:rsidRDefault="00D865A7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>Power Supplies -- https://premiumbuilds.com/wp-content/uploads/2019/08/Quietest-Power-Supplies.png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1968500</wp:posOffset>
                </wp:positionV>
                <wp:extent cx="3746500" cy="12700"/>
                <wp:effectExtent b="0" l="0" r="0" t="0"/>
                <wp:wrapSquare wrapText="bothSides" distB="0" distT="0" distL="114300" distR="114300"/>
                <wp:docPr id="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65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ins w:id="60" w:author="Patrick Schaefer" w:date="2020-08-05T06:53:00Z">
        <w:r w:rsidR="001203B8">
          <w:rPr>
            <w:b/>
            <w:i/>
            <w:sz w:val="24"/>
            <w:szCs w:val="24"/>
          </w:rPr>
          <w:t xml:space="preserve"> – </w:t>
        </w:r>
        <w:r w:rsidR="001203B8">
          <w:rPr>
            <w:bCs/>
            <w:i/>
            <w:sz w:val="24"/>
            <w:szCs w:val="24"/>
          </w:rPr>
          <w:t>Installing the Power</w:t>
        </w:r>
      </w:ins>
    </w:p>
    <w:p w14:paraId="0CAFC39B" w14:textId="4ABA54A3" w:rsidR="00D747D3" w:rsidRPr="001203B8" w:rsidRDefault="00D865A7" w:rsidP="001203B8">
      <w:pPr>
        <w:pStyle w:val="ListParagraph"/>
        <w:numPr>
          <w:ilvl w:val="0"/>
          <w:numId w:val="2"/>
        </w:numPr>
        <w:rPr>
          <w:sz w:val="24"/>
          <w:szCs w:val="24"/>
          <w:rPrChange w:id="61" w:author="Patrick Schaefer" w:date="2020-08-05T06:51:00Z">
            <w:rPr/>
          </w:rPrChange>
        </w:rPr>
        <w:pPrChange w:id="62" w:author="Patrick Schaefer" w:date="2020-08-05T06:51:00Z">
          <w:pPr/>
        </w:pPrChange>
      </w:pPr>
      <w:del w:id="63" w:author="Patrick Schaefer" w:date="2020-08-05T06:51:00Z">
        <w:r w:rsidRPr="001203B8" w:rsidDel="001203B8">
          <w:rPr>
            <w:sz w:val="24"/>
            <w:szCs w:val="24"/>
            <w:rPrChange w:id="64" w:author="Patrick Schaefer" w:date="2020-08-05T06:51:00Z">
              <w:rPr/>
            </w:rPrChange>
          </w:rPr>
          <w:delText>Start by installing your power supply into your case,</w:delText>
        </w:r>
      </w:del>
      <w:ins w:id="65" w:author="Patrick Schaefer" w:date="2020-08-05T06:51:00Z">
        <w:r w:rsidR="001203B8" w:rsidRPr="001203B8">
          <w:rPr>
            <w:sz w:val="24"/>
            <w:szCs w:val="24"/>
            <w:rPrChange w:id="66" w:author="Patrick Schaefer" w:date="2020-08-05T06:51:00Z">
              <w:rPr/>
            </w:rPrChange>
          </w:rPr>
          <w:t xml:space="preserve">Install </w:t>
        </w:r>
        <w:r w:rsidR="001203B8">
          <w:rPr>
            <w:sz w:val="24"/>
            <w:szCs w:val="24"/>
          </w:rPr>
          <w:t>the</w:t>
        </w:r>
        <w:r w:rsidR="001203B8" w:rsidRPr="001203B8">
          <w:rPr>
            <w:sz w:val="24"/>
            <w:szCs w:val="24"/>
            <w:rPrChange w:id="67" w:author="Patrick Schaefer" w:date="2020-08-05T06:51:00Z">
              <w:rPr/>
            </w:rPrChange>
          </w:rPr>
          <w:t xml:space="preserve"> power supply into your case.</w:t>
        </w:r>
      </w:ins>
      <w:r w:rsidRPr="001203B8">
        <w:rPr>
          <w:sz w:val="24"/>
          <w:szCs w:val="24"/>
          <w:rPrChange w:id="68" w:author="Patrick Schaefer" w:date="2020-08-05T06:51:00Z">
            <w:rPr/>
          </w:rPrChange>
        </w:rPr>
        <w:t xml:space="preserve"> </w:t>
      </w:r>
      <w:ins w:id="69" w:author="Patrick Schaefer" w:date="2020-08-05T06:51:00Z">
        <w:r w:rsidR="001203B8" w:rsidRPr="001203B8">
          <w:rPr>
            <w:sz w:val="24"/>
            <w:szCs w:val="24"/>
            <w:rPrChange w:id="70" w:author="Patrick Schaefer" w:date="2020-08-05T06:51:00Z">
              <w:rPr/>
            </w:rPrChange>
          </w:rPr>
          <w:t>T</w:t>
        </w:r>
      </w:ins>
      <w:del w:id="71" w:author="Patrick Schaefer" w:date="2020-08-05T06:51:00Z">
        <w:r w:rsidRPr="001203B8" w:rsidDel="001203B8">
          <w:rPr>
            <w:sz w:val="24"/>
            <w:szCs w:val="24"/>
            <w:rPrChange w:id="72" w:author="Patrick Schaefer" w:date="2020-08-05T06:51:00Z">
              <w:rPr/>
            </w:rPrChange>
          </w:rPr>
          <w:delText>t</w:delText>
        </w:r>
      </w:del>
      <w:r w:rsidRPr="001203B8">
        <w:rPr>
          <w:sz w:val="24"/>
          <w:szCs w:val="24"/>
          <w:rPrChange w:id="73" w:author="Patrick Schaefer" w:date="2020-08-05T06:51:00Z">
            <w:rPr/>
          </w:rPrChange>
        </w:rPr>
        <w:t xml:space="preserve">his is a super important </w:t>
      </w:r>
      <w:ins w:id="74" w:author="Patrick Schaefer" w:date="2020-08-05T06:51:00Z">
        <w:r w:rsidR="001203B8" w:rsidRPr="001203B8">
          <w:rPr>
            <w:sz w:val="24"/>
            <w:szCs w:val="24"/>
            <w:rPrChange w:id="75" w:author="Patrick Schaefer" w:date="2020-08-05T06:51:00Z">
              <w:rPr/>
            </w:rPrChange>
          </w:rPr>
          <w:t xml:space="preserve">first </w:t>
        </w:r>
      </w:ins>
      <w:r w:rsidRPr="001203B8">
        <w:rPr>
          <w:sz w:val="24"/>
          <w:szCs w:val="24"/>
          <w:rPrChange w:id="76" w:author="Patrick Schaefer" w:date="2020-08-05T06:51:00Z">
            <w:rPr/>
          </w:rPrChange>
        </w:rPr>
        <w:t xml:space="preserve">step! </w:t>
      </w:r>
    </w:p>
    <w:p w14:paraId="4DEFD99D" w14:textId="77777777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7C40BE" w14:textId="77777777" w:rsidR="00D747D3" w:rsidRDefault="00D747D3">
      <w:pPr>
        <w:rPr>
          <w:sz w:val="24"/>
          <w:szCs w:val="24"/>
        </w:rPr>
      </w:pPr>
    </w:p>
    <w:p w14:paraId="0ACC714C" w14:textId="77777777" w:rsidR="00D747D3" w:rsidRDefault="00D747D3">
      <w:pPr>
        <w:rPr>
          <w:sz w:val="24"/>
          <w:szCs w:val="24"/>
        </w:rPr>
      </w:pPr>
    </w:p>
    <w:p w14:paraId="602333E5" w14:textId="77777777" w:rsidR="00D747D3" w:rsidRDefault="00D747D3">
      <w:pPr>
        <w:rPr>
          <w:sz w:val="24"/>
          <w:szCs w:val="24"/>
        </w:rPr>
      </w:pPr>
    </w:p>
    <w:p w14:paraId="418AB660" w14:textId="77777777" w:rsidR="00D747D3" w:rsidRDefault="00D747D3">
      <w:pPr>
        <w:rPr>
          <w:sz w:val="24"/>
          <w:szCs w:val="24"/>
        </w:rPr>
      </w:pPr>
    </w:p>
    <w:p w14:paraId="01836715" w14:textId="5FAD4FAF" w:rsidR="00D747D3" w:rsidRPr="001203B8" w:rsidRDefault="00D865A7">
      <w:pPr>
        <w:rPr>
          <w:i/>
          <w:sz w:val="24"/>
          <w:szCs w:val="24"/>
        </w:rPr>
      </w:pPr>
      <w:del w:id="77" w:author="Patrick Schaefer" w:date="2020-08-05T06:52:00Z">
        <w:r w:rsidDel="001203B8">
          <w:rPr>
            <w:b/>
            <w:i/>
            <w:sz w:val="24"/>
            <w:szCs w:val="24"/>
          </w:rPr>
          <w:lastRenderedPageBreak/>
          <w:delText>Step 3 –</w:delText>
        </w:r>
      </w:del>
      <w:r>
        <w:rPr>
          <w:b/>
          <w:i/>
          <w:sz w:val="24"/>
          <w:szCs w:val="24"/>
        </w:rPr>
        <w:t xml:space="preserve"> </w:t>
      </w:r>
      <w:r w:rsidRPr="001203B8">
        <w:rPr>
          <w:b/>
          <w:bCs/>
          <w:i/>
          <w:sz w:val="24"/>
          <w:szCs w:val="24"/>
          <w:rPrChange w:id="78" w:author="Patrick Schaefer" w:date="2020-08-05T06:52:00Z">
            <w:rPr>
              <w:i/>
              <w:sz w:val="24"/>
              <w:szCs w:val="24"/>
            </w:rPr>
          </w:rPrChange>
        </w:rPr>
        <w:t>Processor!</w:t>
      </w:r>
      <w:ins w:id="79" w:author="Patrick Schaefer" w:date="2020-08-05T07:16:00Z">
        <w:r w:rsidR="00D97708">
          <w:rPr>
            <w:noProof/>
          </w:rPr>
          <mc:AlternateContent>
            <mc:Choice Requires="wps">
              <w:drawing>
                <wp:anchor distT="0" distB="0" distL="114300" distR="114300" simplePos="0" relativeHeight="251681792" behindDoc="0" locked="0" layoutInCell="1" allowOverlap="1" wp14:anchorId="16D6D208" wp14:editId="2523576F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2164715</wp:posOffset>
                  </wp:positionV>
                  <wp:extent cx="3340100" cy="635"/>
                  <wp:effectExtent l="0" t="0" r="0" b="0"/>
                  <wp:wrapSquare wrapText="bothSides"/>
                  <wp:docPr id="21" name="Text Box 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34010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4A5325" w14:textId="5759B524" w:rsidR="00D97708" w:rsidRPr="00927202" w:rsidRDefault="00D97708" w:rsidP="00D97708">
                              <w:pPr>
                                <w:pStyle w:val="Caption"/>
                                <w:rPr>
                                  <w:b/>
                                  <w:sz w:val="24"/>
                                  <w:szCs w:val="24"/>
                                </w:rPr>
                                <w:pPrChange w:id="80" w:author="Patrick Schaefer" w:date="2020-08-05T07:16:00Z">
                                  <w:pPr/>
                                </w:pPrChange>
                              </w:pPr>
                              <w:ins w:id="81" w:author="Patrick Schaefer" w:date="2020-08-05T07:17:00Z">
                                <w:r>
                                  <w:t>This is a CPU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16D6D208" id="Text Box 21" o:spid="_x0000_s1030" type="#_x0000_t202" style="position:absolute;margin-left:-.7pt;margin-top:170.45pt;width:263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" stroked="f">
                  <v:textbox style="mso-fit-shape-to-text:t" inset="0,0,0,0">
                    <w:txbxContent>
                      <w:p w14:paraId="6F4A5325" w14:textId="5759B524" w:rsidR="00D97708" w:rsidRPr="00927202" w:rsidRDefault="00D97708" w:rsidP="00D97708">
                        <w:pPr>
                          <w:pStyle w:val="Caption"/>
                          <w:rPr>
                            <w:b/>
                            <w:sz w:val="24"/>
                            <w:szCs w:val="24"/>
                          </w:rPr>
                          <w:pPrChange w:id="82" w:author="Patrick Schaefer" w:date="2020-08-05T07:16:00Z">
                            <w:pPr/>
                          </w:pPrChange>
                        </w:pPr>
                        <w:ins w:id="83" w:author="Patrick Schaefer" w:date="2020-08-05T07:17:00Z">
                          <w:r>
                            <w:t>This is a CPU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  <w:r w:rsidRPr="001203B8">
        <w:rPr>
          <w:b/>
          <w:bCs/>
          <w:noProof/>
          <w:rPrChange w:id="84" w:author="Patrick Schaefer" w:date="2020-08-05T06:52:00Z">
            <w:rPr>
              <w:noProof/>
            </w:rPr>
          </w:rPrChange>
        </w:rPr>
        <w:drawing>
          <wp:anchor distT="0" distB="0" distL="114300" distR="114300" simplePos="0" relativeHeight="251662336" behindDoc="0" locked="0" layoutInCell="1" hidden="0" allowOverlap="1" wp14:anchorId="17BD834D" wp14:editId="5C62D678">
            <wp:simplePos x="0" y="0"/>
            <wp:positionH relativeFrom="column">
              <wp:posOffset>-9524</wp:posOffset>
            </wp:positionH>
            <wp:positionV relativeFrom="paragraph">
              <wp:posOffset>228600</wp:posOffset>
            </wp:positionV>
            <wp:extent cx="3340100" cy="1878965"/>
            <wp:effectExtent l="0" t="0" r="0" b="0"/>
            <wp:wrapSquare wrapText="bothSides" distT="0" distB="0" distL="114300" distR="114300"/>
            <wp:docPr id="13" name="image8.jpg" descr="A circuit boa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A circuit board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878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1203B8">
        <w:rPr>
          <w:b/>
          <w:bCs/>
          <w:noProof/>
          <w:rPrChange w:id="85" w:author="Patrick Schaefer" w:date="2020-08-05T06:52:00Z">
            <w:rPr>
              <w:noProof/>
            </w:rPr>
          </w:rPrChange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56CAADF5" wp14:editId="38806D37">
                <wp:simplePos x="0" y="0"/>
                <wp:positionH relativeFrom="column">
                  <wp:posOffset>-12699</wp:posOffset>
                </wp:positionH>
                <wp:positionV relativeFrom="paragraph">
                  <wp:posOffset>2095500</wp:posOffset>
                </wp:positionV>
                <wp:extent cx="3340100" cy="12700"/>
                <wp:effectExtent l="0" t="0" r="0" b="0"/>
                <wp:wrapSquare wrapText="bothSides" distT="0" distB="0" distL="114300" distR="11430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5950" y="3779683"/>
                          <a:ext cx="33401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0528C9" w14:textId="77777777" w:rsidR="00D747D3" w:rsidRDefault="00D865A7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>Processors -- https://images.idgesg.net/images/article/2018/05/cpu-hub-100758206-large.jpg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2095500</wp:posOffset>
                </wp:positionV>
                <wp:extent cx="3340100" cy="12700"/>
                <wp:effectExtent b="0" l="0" r="0" t="0"/>
                <wp:wrapSquare wrapText="bothSides" distB="0" distT="0" distL="114300" distR="114300"/>
                <wp:docPr id="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01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ins w:id="86" w:author="Patrick Schaefer" w:date="2020-08-05T06:53:00Z">
        <w:r w:rsidR="001203B8">
          <w:rPr>
            <w:b/>
            <w:bCs/>
            <w:i/>
            <w:sz w:val="24"/>
            <w:szCs w:val="24"/>
          </w:rPr>
          <w:t xml:space="preserve"> – </w:t>
        </w:r>
        <w:r w:rsidR="001203B8">
          <w:rPr>
            <w:i/>
            <w:sz w:val="24"/>
            <w:szCs w:val="24"/>
          </w:rPr>
          <w:t>Installing your Processor</w:t>
        </w:r>
      </w:ins>
    </w:p>
    <w:p w14:paraId="29163AD1" w14:textId="3262C56D" w:rsidR="00D747D3" w:rsidRPr="001203B8" w:rsidDel="001203B8" w:rsidRDefault="00D865A7" w:rsidP="001203B8">
      <w:pPr>
        <w:pStyle w:val="ListParagraph"/>
        <w:numPr>
          <w:ilvl w:val="0"/>
          <w:numId w:val="2"/>
        </w:numPr>
        <w:rPr>
          <w:del w:id="87" w:author="Patrick Schaefer" w:date="2020-08-05T06:52:00Z"/>
          <w:sz w:val="24"/>
          <w:szCs w:val="24"/>
          <w:rPrChange w:id="88" w:author="Patrick Schaefer" w:date="2020-08-05T06:52:00Z">
            <w:rPr>
              <w:del w:id="89" w:author="Patrick Schaefer" w:date="2020-08-05T06:52:00Z"/>
            </w:rPr>
          </w:rPrChange>
        </w:rPr>
        <w:pPrChange w:id="90" w:author="Patrick Schaefer" w:date="2020-08-05T06:52:00Z">
          <w:pPr/>
        </w:pPrChange>
      </w:pPr>
      <w:del w:id="91" w:author="Patrick Schaefer" w:date="2020-08-05T06:52:00Z">
        <w:r w:rsidRPr="001203B8" w:rsidDel="001203B8">
          <w:rPr>
            <w:sz w:val="24"/>
            <w:szCs w:val="24"/>
            <w:rPrChange w:id="92" w:author="Patrick Schaefer" w:date="2020-08-05T06:52:00Z">
              <w:rPr/>
            </w:rPrChange>
          </w:rPr>
          <w:delText>Try and do this on your motherboard without having it in the case yet. You should –</w:delText>
        </w:r>
      </w:del>
    </w:p>
    <w:p w14:paraId="54DB2184" w14:textId="77777777" w:rsidR="00D747D3" w:rsidRDefault="00D865A7" w:rsidP="001203B8">
      <w:pPr>
        <w:pStyle w:val="ListParagraph"/>
        <w:numPr>
          <w:ilvl w:val="0"/>
          <w:numId w:val="2"/>
        </w:numPr>
        <w:rPr>
          <w:color w:val="000000"/>
        </w:rPr>
        <w:pPrChange w:id="93" w:author="Patrick Schaefer" w:date="2020-08-05T06:52:00Z">
          <w:pPr>
            <w:numPr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720" w:hanging="360"/>
          </w:pPr>
        </w:pPrChange>
      </w:pPr>
      <w:r>
        <w:rPr>
          <w:color w:val="000000"/>
        </w:rPr>
        <w:t>Open the locking mechanism</w:t>
      </w:r>
    </w:p>
    <w:p w14:paraId="75A1B621" w14:textId="2D5FAC9A" w:rsidR="00D747D3" w:rsidRPr="001203B8" w:rsidRDefault="00D865A7" w:rsidP="001203B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rPrChange w:id="94" w:author="Patrick Schaefer" w:date="2020-08-05T06:52:00Z">
            <w:rPr/>
          </w:rPrChange>
        </w:rPr>
        <w:pPrChange w:id="95" w:author="Patrick Schaefer" w:date="2020-08-05T06:52:00Z">
          <w:pPr>
            <w:numPr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720" w:hanging="360"/>
          </w:pPr>
        </w:pPrChange>
      </w:pPr>
      <w:r w:rsidRPr="001203B8">
        <w:rPr>
          <w:color w:val="000000"/>
          <w:sz w:val="24"/>
          <w:szCs w:val="24"/>
          <w:rPrChange w:id="96" w:author="Patrick Schaefer" w:date="2020-08-05T06:52:00Z">
            <w:rPr/>
          </w:rPrChange>
        </w:rPr>
        <w:t>Place your CPU into the locking mechanism</w:t>
      </w:r>
    </w:p>
    <w:p w14:paraId="57D50B2B" w14:textId="06833E15" w:rsidR="00D747D3" w:rsidRDefault="00D865A7" w:rsidP="001203B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ns w:id="97" w:author="Patrick Schaefer" w:date="2020-08-05T06:52:00Z"/>
          <w:color w:val="000000"/>
          <w:sz w:val="24"/>
          <w:szCs w:val="24"/>
        </w:rPr>
      </w:pPr>
      <w:r w:rsidRPr="001203B8">
        <w:rPr>
          <w:color w:val="000000"/>
          <w:sz w:val="24"/>
          <w:szCs w:val="24"/>
          <w:rPrChange w:id="98" w:author="Patrick Schaefer" w:date="2020-08-05T06:52:00Z">
            <w:rPr/>
          </w:rPrChange>
        </w:rPr>
        <w:t>Relock it i</w:t>
      </w:r>
      <w:r w:rsidRPr="001203B8">
        <w:rPr>
          <w:color w:val="000000"/>
          <w:sz w:val="24"/>
          <w:szCs w:val="24"/>
          <w:rPrChange w:id="99" w:author="Patrick Schaefer" w:date="2020-08-05T06:52:00Z">
            <w:rPr/>
          </w:rPrChange>
        </w:rPr>
        <w:t>nto place</w:t>
      </w:r>
    </w:p>
    <w:p w14:paraId="73F14ED8" w14:textId="213A1207" w:rsidR="001203B8" w:rsidRDefault="001203B8" w:rsidP="001203B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ins w:id="100" w:author="Patrick Schaefer" w:date="2020-08-05T06:52:00Z"/>
          <w:color w:val="000000"/>
          <w:sz w:val="24"/>
          <w:szCs w:val="24"/>
        </w:rPr>
      </w:pPr>
    </w:p>
    <w:p w14:paraId="7723A57D" w14:textId="50013C1D" w:rsidR="001203B8" w:rsidRDefault="001203B8" w:rsidP="001203B8">
      <w:pPr>
        <w:rPr>
          <w:ins w:id="101" w:author="Patrick Schaefer" w:date="2020-08-05T06:52:00Z"/>
          <w:sz w:val="24"/>
          <w:szCs w:val="24"/>
        </w:rPr>
      </w:pPr>
      <w:ins w:id="102" w:author="Patrick Schaefer" w:date="2020-08-05T06:52:00Z">
        <w:r>
          <w:rPr>
            <w:color w:val="000000"/>
            <w:sz w:val="24"/>
            <w:szCs w:val="24"/>
          </w:rPr>
          <w:t xml:space="preserve">NOTE -- </w:t>
        </w:r>
        <w:r>
          <w:rPr>
            <w:sz w:val="24"/>
            <w:szCs w:val="24"/>
          </w:rPr>
          <w:t xml:space="preserve">Try and do this on your motherboard without having it in the case yet. </w:t>
        </w:r>
      </w:ins>
    </w:p>
    <w:p w14:paraId="4BD24E70" w14:textId="6E20B1EE" w:rsidR="001203B8" w:rsidRPr="001203B8" w:rsidDel="001203B8" w:rsidRDefault="001203B8" w:rsidP="001203B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del w:id="103" w:author="Patrick Schaefer" w:date="2020-08-05T06:52:00Z"/>
          <w:color w:val="000000"/>
          <w:sz w:val="24"/>
          <w:szCs w:val="24"/>
          <w:rPrChange w:id="104" w:author="Patrick Schaefer" w:date="2020-08-05T06:52:00Z">
            <w:rPr>
              <w:del w:id="105" w:author="Patrick Schaefer" w:date="2020-08-05T06:52:00Z"/>
            </w:rPr>
          </w:rPrChange>
        </w:rPr>
        <w:pPrChange w:id="106" w:author="Patrick Schaefer" w:date="2020-08-05T06:52:00Z">
          <w:pPr>
            <w:numPr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720" w:hanging="360"/>
          </w:pPr>
        </w:pPrChange>
      </w:pPr>
    </w:p>
    <w:p w14:paraId="231A6224" w14:textId="77777777" w:rsidR="00D747D3" w:rsidDel="001203B8" w:rsidRDefault="00D747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del w:id="107" w:author="Patrick Schaefer" w:date="2020-08-05T06:52:00Z"/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33B9AC" w14:textId="77777777" w:rsidR="00D747D3" w:rsidDel="001203B8" w:rsidRDefault="00D747D3">
      <w:pPr>
        <w:rPr>
          <w:del w:id="108" w:author="Patrick Schaefer" w:date="2020-08-05T06:52:00Z"/>
          <w:sz w:val="24"/>
          <w:szCs w:val="24"/>
        </w:rPr>
      </w:pPr>
    </w:p>
    <w:p w14:paraId="4966D6F9" w14:textId="77777777" w:rsidR="00D747D3" w:rsidDel="001203B8" w:rsidRDefault="00D747D3">
      <w:pPr>
        <w:rPr>
          <w:del w:id="109" w:author="Patrick Schaefer" w:date="2020-08-05T06:52:00Z"/>
          <w:sz w:val="24"/>
          <w:szCs w:val="24"/>
        </w:rPr>
      </w:pPr>
    </w:p>
    <w:p w14:paraId="0951DFFC" w14:textId="77777777" w:rsidR="00D747D3" w:rsidRDefault="00D747D3">
      <w:pPr>
        <w:rPr>
          <w:sz w:val="24"/>
          <w:szCs w:val="24"/>
        </w:rPr>
      </w:pPr>
    </w:p>
    <w:p w14:paraId="250A6BA3" w14:textId="7F6DDB7D" w:rsidR="00D747D3" w:rsidRPr="001203B8" w:rsidDel="00706F76" w:rsidRDefault="00F1704E">
      <w:pPr>
        <w:rPr>
          <w:del w:id="110" w:author="Patrick Schaefer" w:date="2020-08-05T06:53:00Z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31EAAF52" wp14:editId="1F3EE9A6">
            <wp:simplePos x="0" y="0"/>
            <wp:positionH relativeFrom="column">
              <wp:posOffset>2066925</wp:posOffset>
            </wp:positionH>
            <wp:positionV relativeFrom="paragraph">
              <wp:posOffset>170815</wp:posOffset>
            </wp:positionV>
            <wp:extent cx="3727450" cy="1607185"/>
            <wp:effectExtent l="0" t="0" r="0" b="0"/>
            <wp:wrapSquare wrapText="bothSides" distT="0" distB="0" distL="114300" distR="114300"/>
            <wp:docPr id="16" name="image4.jpg" descr="A picture containing sitting, table, computer, fro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 picture containing sitting, table, computer, front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607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del w:id="111" w:author="Patrick Schaefer" w:date="2020-08-05T06:52:00Z">
        <w:r w:rsidR="00D865A7" w:rsidRPr="001203B8" w:rsidDel="001203B8">
          <w:rPr>
            <w:b/>
            <w:i/>
            <w:sz w:val="24"/>
            <w:szCs w:val="24"/>
          </w:rPr>
          <w:delText xml:space="preserve">Step 4 – </w:delText>
        </w:r>
      </w:del>
      <w:proofErr w:type="spellStart"/>
      <w:r w:rsidR="00D865A7" w:rsidRPr="001203B8">
        <w:rPr>
          <w:b/>
          <w:i/>
          <w:sz w:val="24"/>
          <w:szCs w:val="24"/>
          <w:rPrChange w:id="112" w:author="Patrick Schaefer" w:date="2020-08-05T06:52:00Z">
            <w:rPr>
              <w:bCs/>
              <w:i/>
              <w:sz w:val="24"/>
              <w:szCs w:val="24"/>
            </w:rPr>
          </w:rPrChange>
        </w:rPr>
        <w:t>Brrrr</w:t>
      </w:r>
      <w:proofErr w:type="spellEnd"/>
      <w:r w:rsidR="00D865A7" w:rsidRPr="001203B8">
        <w:rPr>
          <w:b/>
          <w:i/>
          <w:sz w:val="24"/>
          <w:szCs w:val="24"/>
          <w:rPrChange w:id="113" w:author="Patrick Schaefer" w:date="2020-08-05T06:52:00Z">
            <w:rPr>
              <w:bCs/>
              <w:i/>
              <w:sz w:val="24"/>
              <w:szCs w:val="24"/>
            </w:rPr>
          </w:rPrChange>
        </w:rPr>
        <w:t>!</w:t>
      </w:r>
      <w:ins w:id="114" w:author="Patrick Schaefer" w:date="2020-08-05T06:53:00Z">
        <w:r w:rsidR="001203B8">
          <w:rPr>
            <w:b/>
            <w:i/>
            <w:sz w:val="24"/>
            <w:szCs w:val="24"/>
          </w:rPr>
          <w:t xml:space="preserve"> – </w:t>
        </w:r>
        <w:r w:rsidR="001203B8">
          <w:rPr>
            <w:bCs/>
            <w:i/>
            <w:sz w:val="24"/>
            <w:szCs w:val="24"/>
          </w:rPr>
          <w:t>Installing a CPU Cooler</w:t>
        </w:r>
      </w:ins>
    </w:p>
    <w:p w14:paraId="1BD022AF" w14:textId="5D3617D4" w:rsidR="00D747D3" w:rsidRDefault="00D865A7">
      <w:pPr>
        <w:rPr>
          <w:sz w:val="24"/>
          <w:szCs w:val="24"/>
        </w:rPr>
      </w:pPr>
      <w:del w:id="115" w:author="Patrick Schaefer" w:date="2020-08-05T06:53:00Z">
        <w:r w:rsidDel="00706F76">
          <w:rPr>
            <w:sz w:val="24"/>
            <w:szCs w:val="24"/>
          </w:rPr>
          <w:delText xml:space="preserve">Your next step is to install the CPU cooler. </w:delText>
        </w:r>
        <w:r w:rsidDel="00706F76">
          <w:rPr>
            <w:sz w:val="24"/>
            <w:szCs w:val="24"/>
          </w:rPr>
          <w:delText>You should –</w:delText>
        </w:r>
      </w:del>
    </w:p>
    <w:p w14:paraId="1ACF5E94" w14:textId="77777777" w:rsidR="00D747D3" w:rsidRDefault="00D865A7" w:rsidP="001203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  <w:pPrChange w:id="116" w:author="Patrick Schaefer" w:date="2020-08-05T06:52:00Z">
          <w:pPr>
            <w:numPr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720" w:hanging="360"/>
          </w:pPr>
        </w:pPrChange>
      </w:pPr>
      <w:r>
        <w:rPr>
          <w:color w:val="000000"/>
          <w:sz w:val="24"/>
          <w:szCs w:val="24"/>
        </w:rPr>
        <w:t>Install the cooler into your case</w:t>
      </w:r>
    </w:p>
    <w:p w14:paraId="206C26CA" w14:textId="77777777" w:rsidR="00D747D3" w:rsidRDefault="00D865A7" w:rsidP="001203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  <w:pPrChange w:id="117" w:author="Patrick Schaefer" w:date="2020-08-05T06:52:00Z">
          <w:pPr>
            <w:numPr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720" w:hanging="360"/>
          </w:pPr>
        </w:pPrChange>
      </w:pPr>
      <w:r>
        <w:rPr>
          <w:color w:val="000000"/>
          <w:sz w:val="24"/>
          <w:szCs w:val="24"/>
        </w:rPr>
        <w:t>Apply thermal paste to the cooler’s plate</w:t>
      </w:r>
    </w:p>
    <w:p w14:paraId="7018D0BF" w14:textId="664828E5" w:rsidR="00D747D3" w:rsidRDefault="00D865A7" w:rsidP="001203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  <w:pPrChange w:id="118" w:author="Patrick Schaefer" w:date="2020-08-05T06:52:00Z">
          <w:pPr>
            <w:numPr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720" w:hanging="360"/>
          </w:pPr>
        </w:pPrChange>
      </w:pPr>
      <w:r>
        <w:rPr>
          <w:color w:val="000000"/>
          <w:sz w:val="24"/>
          <w:szCs w:val="24"/>
        </w:rPr>
        <w:t>Attach the cooler to the CPU, paste against the unit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34D225F2" wp14:editId="7D067BA5">
                <wp:simplePos x="0" y="0"/>
                <wp:positionH relativeFrom="column">
                  <wp:posOffset>1968500</wp:posOffset>
                </wp:positionH>
                <wp:positionV relativeFrom="paragraph">
                  <wp:posOffset>393700</wp:posOffset>
                </wp:positionV>
                <wp:extent cx="3629025" cy="542290"/>
                <wp:effectExtent l="0" t="0" r="0" b="0"/>
                <wp:wrapSquare wrapText="bothSides" distT="0" distB="0" distL="114300" distR="114300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36250" y="3513618"/>
                          <a:ext cx="3619500" cy="53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0E7F81" w14:textId="77777777" w:rsidR="00D747D3" w:rsidRDefault="00D865A7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>Corsair H100i -- https://pisces.bbystatic.com/image2/BestBuy_US/images/products/6306/6306564_sd.jpg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1968500</wp:posOffset>
                </wp:positionH>
                <wp:positionV relativeFrom="paragraph">
                  <wp:posOffset>393700</wp:posOffset>
                </wp:positionV>
                <wp:extent cx="3629025" cy="542290"/>
                <wp:effectExtent b="0" l="0" r="0" t="0"/>
                <wp:wrapSquare wrapText="bothSides" distB="0" distT="0" distL="114300" distR="114300"/>
                <wp:docPr id="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9025" cy="5422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30D2687" w14:textId="348A4CC9" w:rsidR="00D747D3" w:rsidRDefault="00D97708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ins w:id="119" w:author="Patrick Schaefer" w:date="2020-08-05T07:16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3840" behindDoc="0" locked="0" layoutInCell="1" allowOverlap="1" wp14:anchorId="6FDEC125" wp14:editId="73D0398A">
                  <wp:simplePos x="0" y="0"/>
                  <wp:positionH relativeFrom="column">
                    <wp:posOffset>1971675</wp:posOffset>
                  </wp:positionH>
                  <wp:positionV relativeFrom="paragraph">
                    <wp:posOffset>118745</wp:posOffset>
                  </wp:positionV>
                  <wp:extent cx="3727450" cy="635"/>
                  <wp:effectExtent l="0" t="0" r="0" b="0"/>
                  <wp:wrapSquare wrapText="bothSides"/>
                  <wp:docPr id="22" name="Text Box 2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72745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6ECD01" w14:textId="4CAE2C3D" w:rsidR="00D97708" w:rsidRPr="00515EA1" w:rsidRDefault="00D97708" w:rsidP="00D97708">
                              <w:pPr>
                                <w:pStyle w:val="Caption"/>
                                <w:rPr>
                                  <w:noProof/>
                                </w:rPr>
                                <w:pPrChange w:id="120" w:author="Patrick Schaefer" w:date="2020-08-05T07:16:00Z">
                                  <w:pPr/>
                                </w:pPrChange>
                              </w:pPr>
                              <w:ins w:id="121" w:author="Patrick Schaefer" w:date="2020-08-05T07:17:00Z">
                                <w:r>
                                  <w:t>This is a CPU Cooler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6FDEC125" id="Text Box 22" o:spid="_x0000_s1033" type="#_x0000_t202" style="position:absolute;margin-left:155.25pt;margin-top:9.35pt;width:293.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" stroked="f">
                  <v:textbox style="mso-fit-shape-to-text:t" inset="0,0,0,0">
                    <w:txbxContent>
                      <w:p w14:paraId="396ECD01" w14:textId="4CAE2C3D" w:rsidR="00D97708" w:rsidRPr="00515EA1" w:rsidRDefault="00D97708" w:rsidP="00D97708">
                        <w:pPr>
                          <w:pStyle w:val="Caption"/>
                          <w:rPr>
                            <w:noProof/>
                          </w:rPr>
                          <w:pPrChange w:id="122" w:author="Patrick Schaefer" w:date="2020-08-05T07:16:00Z">
                            <w:pPr/>
                          </w:pPrChange>
                        </w:pPr>
                        <w:ins w:id="123" w:author="Patrick Schaefer" w:date="2020-08-05T07:17:00Z">
                          <w:r>
                            <w:t>This is a CPU Cooler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</w:p>
    <w:p w14:paraId="2A8BB554" w14:textId="77777777" w:rsidR="00D747D3" w:rsidRDefault="00D747D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4CB81868" w14:textId="58968DBA" w:rsidR="00D747D3" w:rsidRPr="00973C75" w:rsidRDefault="00D865A7">
      <w:pPr>
        <w:rPr>
          <w:bCs/>
          <w:i/>
          <w:iCs/>
          <w:sz w:val="24"/>
          <w:szCs w:val="24"/>
          <w:rPrChange w:id="124" w:author="Patrick Schaefer" w:date="2020-08-05T06:54:00Z">
            <w:rPr>
              <w:bCs/>
              <w:sz w:val="24"/>
              <w:szCs w:val="24"/>
            </w:rPr>
          </w:rPrChange>
        </w:rPr>
      </w:pPr>
      <w:del w:id="125" w:author="Patrick Schaefer" w:date="2020-08-05T06:54:00Z">
        <w:r w:rsidRPr="00973C75" w:rsidDel="00706F76">
          <w:rPr>
            <w:b/>
            <w:i/>
            <w:sz w:val="24"/>
            <w:szCs w:val="24"/>
          </w:rPr>
          <w:delText xml:space="preserve">Step 5 – </w:delText>
        </w:r>
        <w:r w:rsidRPr="00973C75" w:rsidDel="00706F76">
          <w:rPr>
            <w:b/>
            <w:i/>
            <w:sz w:val="24"/>
            <w:szCs w:val="24"/>
            <w:rPrChange w:id="126" w:author="Patrick Schaefer" w:date="2020-08-05T06:54:00Z">
              <w:rPr>
                <w:bCs/>
                <w:i/>
                <w:sz w:val="24"/>
                <w:szCs w:val="24"/>
              </w:rPr>
            </w:rPrChange>
          </w:rPr>
          <w:delText xml:space="preserve">Install </w:delText>
        </w:r>
      </w:del>
      <w:r w:rsidRPr="00973C75">
        <w:rPr>
          <w:b/>
          <w:i/>
          <w:sz w:val="24"/>
          <w:szCs w:val="24"/>
          <w:rPrChange w:id="127" w:author="Patrick Schaefer" w:date="2020-08-05T06:54:00Z">
            <w:rPr>
              <w:bCs/>
              <w:i/>
              <w:sz w:val="24"/>
              <w:szCs w:val="24"/>
            </w:rPr>
          </w:rPrChange>
        </w:rPr>
        <w:t>RAM!</w:t>
      </w:r>
      <w:ins w:id="128" w:author="Patrick Schaefer" w:date="2020-08-05T07:17:00Z">
        <w:r w:rsidR="00D97708">
          <w:rPr>
            <w:noProof/>
          </w:rPr>
          <mc:AlternateContent>
            <mc:Choice Requires="wps">
              <w:drawing>
                <wp:anchor distT="0" distB="0" distL="114300" distR="114300" simplePos="0" relativeHeight="251685888" behindDoc="0" locked="0" layoutInCell="1" allowOverlap="1" wp14:anchorId="22C80C30" wp14:editId="39DDBC3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2324735</wp:posOffset>
                  </wp:positionV>
                  <wp:extent cx="3657600" cy="635"/>
                  <wp:effectExtent l="0" t="0" r="0" b="0"/>
                  <wp:wrapSquare wrapText="bothSides"/>
                  <wp:docPr id="23" name="Text Box 2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65760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E50196" w14:textId="75E5007A" w:rsidR="00D97708" w:rsidRPr="00F61223" w:rsidRDefault="00D97708" w:rsidP="00D97708">
                              <w:pPr>
                                <w:pStyle w:val="Caption"/>
                                <w:rPr>
                                  <w:b/>
                                  <w:sz w:val="24"/>
                                  <w:szCs w:val="24"/>
                                </w:rPr>
                                <w:pPrChange w:id="129" w:author="Patrick Schaefer" w:date="2020-08-05T07:17:00Z">
                                  <w:pPr/>
                                </w:pPrChange>
                              </w:pPr>
                              <w:ins w:id="130" w:author="Patrick Schaefer" w:date="2020-08-05T07:17:00Z">
                                <w:r>
                                  <w:t>This is RAM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22C80C30" id="Text Box 23" o:spid="_x0000_s1034" type="#_x0000_t202" style="position:absolute;margin-left:0;margin-top:183.05pt;width:4in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" stroked="f">
                  <v:textbox style="mso-fit-shape-to-text:t" inset="0,0,0,0">
                    <w:txbxContent>
                      <w:p w14:paraId="0BE50196" w14:textId="75E5007A" w:rsidR="00D97708" w:rsidRPr="00F61223" w:rsidRDefault="00D97708" w:rsidP="00D97708">
                        <w:pPr>
                          <w:pStyle w:val="Caption"/>
                          <w:rPr>
                            <w:b/>
                            <w:sz w:val="24"/>
                            <w:szCs w:val="24"/>
                          </w:rPr>
                          <w:pPrChange w:id="131" w:author="Patrick Schaefer" w:date="2020-08-05T07:17:00Z">
                            <w:pPr/>
                          </w:pPrChange>
                        </w:pPr>
                        <w:ins w:id="132" w:author="Patrick Schaefer" w:date="2020-08-05T07:17:00Z">
                          <w:r>
                            <w:t>This is RAM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  <w:r w:rsidRPr="00973C75">
        <w:rPr>
          <w:b/>
          <w:noProof/>
          <w:rPrChange w:id="133" w:author="Patrick Schaefer" w:date="2020-08-05T06:54:00Z">
            <w:rPr>
              <w:bCs/>
              <w:noProof/>
            </w:rPr>
          </w:rPrChange>
        </w:rPr>
        <w:drawing>
          <wp:anchor distT="0" distB="0" distL="114300" distR="114300" simplePos="0" relativeHeight="251666432" behindDoc="0" locked="0" layoutInCell="1" hidden="0" allowOverlap="1" wp14:anchorId="7CC254C3" wp14:editId="463AA55D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3657600" cy="2267585"/>
            <wp:effectExtent l="0" t="0" r="0" b="0"/>
            <wp:wrapSquare wrapText="bothSides" distT="0" distB="0" distL="114300" distR="114300"/>
            <wp:docPr id="10" name="image9.jpg" descr="A circuit boa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A circuit board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67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973C75">
        <w:rPr>
          <w:b/>
          <w:noProof/>
          <w:rPrChange w:id="134" w:author="Patrick Schaefer" w:date="2020-08-05T06:54:00Z">
            <w:rPr>
              <w:bCs/>
              <w:noProof/>
            </w:rPr>
          </w:rPrChange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52E6C99C" wp14:editId="7AD143EE">
                <wp:simplePos x="0" y="0"/>
                <wp:positionH relativeFrom="column">
                  <wp:posOffset>1</wp:posOffset>
                </wp:positionH>
                <wp:positionV relativeFrom="paragraph">
                  <wp:posOffset>2336800</wp:posOffset>
                </wp:positionV>
                <wp:extent cx="3657600" cy="12700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17200" y="3779683"/>
                          <a:ext cx="36576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520FB6" w14:textId="77777777" w:rsidR="00D747D3" w:rsidRDefault="00D865A7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>Corsair Vengeance Pro -- https://images-na.ssl-images-amazon.com/images/I/81EEpt-xy0L._AC_SX466_.jpg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2336800</wp:posOffset>
                </wp:positionV>
                <wp:extent cx="3657600" cy="12700"/>
                <wp:effectExtent b="0" l="0" r="0" t="0"/>
                <wp:wrapSquare wrapText="bothSides" distB="0" distT="0" distL="114300" distR="11430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ins w:id="135" w:author="Patrick Schaefer" w:date="2020-08-05T06:54:00Z">
        <w:r w:rsidR="00973C75">
          <w:rPr>
            <w:b/>
            <w:noProof/>
          </w:rPr>
          <w:t xml:space="preserve"> </w:t>
        </w:r>
        <w:r w:rsidR="00973C75">
          <w:rPr>
            <w:bCs/>
            <w:noProof/>
          </w:rPr>
          <w:t xml:space="preserve">– </w:t>
        </w:r>
        <w:r w:rsidR="00973C75">
          <w:rPr>
            <w:bCs/>
            <w:i/>
            <w:iCs/>
            <w:noProof/>
          </w:rPr>
          <w:t>Installing your RAM</w:t>
        </w:r>
      </w:ins>
    </w:p>
    <w:p w14:paraId="4D8D23CC" w14:textId="163D43BC" w:rsidR="00D747D3" w:rsidRPr="00973C75" w:rsidRDefault="00D865A7" w:rsidP="00973C75">
      <w:pPr>
        <w:pStyle w:val="ListParagraph"/>
        <w:numPr>
          <w:ilvl w:val="0"/>
          <w:numId w:val="2"/>
        </w:numPr>
        <w:rPr>
          <w:sz w:val="24"/>
          <w:szCs w:val="24"/>
          <w:rPrChange w:id="136" w:author="Patrick Schaefer" w:date="2020-08-05T06:55:00Z">
            <w:rPr/>
          </w:rPrChange>
        </w:rPr>
        <w:pPrChange w:id="137" w:author="Patrick Schaefer" w:date="2020-08-05T06:55:00Z">
          <w:pPr/>
        </w:pPrChange>
      </w:pPr>
      <w:del w:id="138" w:author="Patrick Schaefer" w:date="2020-08-05T06:54:00Z">
        <w:r w:rsidRPr="00973C75" w:rsidDel="00973C75">
          <w:rPr>
            <w:sz w:val="24"/>
            <w:szCs w:val="24"/>
            <w:rPrChange w:id="139" w:author="Patrick Schaefer" w:date="2020-08-05T06:55:00Z">
              <w:rPr/>
            </w:rPrChange>
          </w:rPr>
          <w:delText xml:space="preserve">Following the cooler, </w:delText>
        </w:r>
      </w:del>
      <w:del w:id="140" w:author="Patrick Schaefer" w:date="2020-08-05T06:55:00Z">
        <w:r w:rsidRPr="00973C75" w:rsidDel="00973C75">
          <w:rPr>
            <w:sz w:val="24"/>
            <w:szCs w:val="24"/>
            <w:rPrChange w:id="141" w:author="Patrick Schaefer" w:date="2020-08-05T06:55:00Z">
              <w:rPr/>
            </w:rPrChange>
          </w:rPr>
          <w:delText>i</w:delText>
        </w:r>
      </w:del>
      <w:ins w:id="142" w:author="Patrick Schaefer" w:date="2020-08-05T06:55:00Z">
        <w:r w:rsidR="00973C75" w:rsidRPr="00973C75">
          <w:rPr>
            <w:sz w:val="24"/>
            <w:szCs w:val="24"/>
            <w:rPrChange w:id="143" w:author="Patrick Schaefer" w:date="2020-08-05T06:55:00Z">
              <w:rPr/>
            </w:rPrChange>
          </w:rPr>
          <w:t>I</w:t>
        </w:r>
      </w:ins>
      <w:r w:rsidRPr="00973C75">
        <w:rPr>
          <w:sz w:val="24"/>
          <w:szCs w:val="24"/>
          <w:rPrChange w:id="144" w:author="Patrick Schaefer" w:date="2020-08-05T06:55:00Z">
            <w:rPr/>
          </w:rPrChange>
        </w:rPr>
        <w:t>nsert your RAM into the motherboard’s RAM bays</w:t>
      </w:r>
    </w:p>
    <w:p w14:paraId="3AA33708" w14:textId="77777777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82F34B" w14:textId="77777777" w:rsidR="00D747D3" w:rsidRDefault="00D747D3">
      <w:pPr>
        <w:rPr>
          <w:sz w:val="24"/>
          <w:szCs w:val="24"/>
        </w:rPr>
      </w:pPr>
    </w:p>
    <w:p w14:paraId="14BC3F5E" w14:textId="77777777" w:rsidR="00D747D3" w:rsidRDefault="00D747D3">
      <w:pPr>
        <w:rPr>
          <w:sz w:val="24"/>
          <w:szCs w:val="24"/>
        </w:rPr>
      </w:pPr>
    </w:p>
    <w:p w14:paraId="14D7B8B1" w14:textId="77777777" w:rsidR="00D747D3" w:rsidRDefault="00D747D3">
      <w:pPr>
        <w:rPr>
          <w:sz w:val="24"/>
          <w:szCs w:val="24"/>
        </w:rPr>
      </w:pPr>
    </w:p>
    <w:p w14:paraId="32D512FA" w14:textId="77777777" w:rsidR="00D747D3" w:rsidRDefault="00D747D3">
      <w:pPr>
        <w:rPr>
          <w:sz w:val="24"/>
          <w:szCs w:val="24"/>
        </w:rPr>
      </w:pPr>
    </w:p>
    <w:p w14:paraId="3345CEE6" w14:textId="77777777" w:rsidR="00D747D3" w:rsidRDefault="00D865A7">
      <w:pPr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 wp14:anchorId="4927EEA2" wp14:editId="1BFA895B">
                <wp:simplePos x="0" y="0"/>
                <wp:positionH relativeFrom="column">
                  <wp:posOffset>2654300</wp:posOffset>
                </wp:positionH>
                <wp:positionV relativeFrom="paragraph">
                  <wp:posOffset>2400300</wp:posOffset>
                </wp:positionV>
                <wp:extent cx="3289300" cy="12700"/>
                <wp:effectExtent l="0" t="0" r="0" b="0"/>
                <wp:wrapSquare wrapText="bothSides" distT="0" distB="0" distL="114300" distR="11430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01350" y="3779683"/>
                          <a:ext cx="32893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973374" w14:textId="77777777" w:rsidR="00D747D3" w:rsidRDefault="00D865A7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>I/O Plate -- https://ae01.alicdn.com/kf/HTB1yZMIdf9TBuNjy1zbq6xpepXaB.jpg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2400300</wp:posOffset>
                </wp:positionV>
                <wp:extent cx="3289300" cy="12700"/>
                <wp:effectExtent b="0" l="0" r="0" t="0"/>
                <wp:wrapSquare wrapText="bothSides" distB="0" distT="0" distL="114300" distR="114300"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93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81F0B60" w14:textId="4BDFF925" w:rsidR="00D747D3" w:rsidRDefault="00D97708">
      <w:pPr>
        <w:rPr>
          <w:sz w:val="24"/>
          <w:szCs w:val="24"/>
        </w:rPr>
      </w:pPr>
      <w:ins w:id="145" w:author="Patrick Schaefer" w:date="2020-08-05T07:17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87936" behindDoc="0" locked="0" layoutInCell="1" allowOverlap="1" wp14:anchorId="6A65E36B" wp14:editId="4DF51E7F">
                  <wp:simplePos x="0" y="0"/>
                  <wp:positionH relativeFrom="column">
                    <wp:posOffset>2657475</wp:posOffset>
                  </wp:positionH>
                  <wp:positionV relativeFrom="paragraph">
                    <wp:posOffset>2095500</wp:posOffset>
                  </wp:positionV>
                  <wp:extent cx="3289300" cy="635"/>
                  <wp:effectExtent l="0" t="0" r="0" b="0"/>
                  <wp:wrapSquare wrapText="bothSides"/>
                  <wp:docPr id="24" name="Text Box 2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28930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8EFD98C" w14:textId="2B7CADB0" w:rsidR="00D97708" w:rsidRPr="00016B90" w:rsidRDefault="00D97708" w:rsidP="00D97708">
                              <w:pPr>
                                <w:pStyle w:val="Caption"/>
                                <w:rPr>
                                  <w:noProof/>
                                </w:rPr>
                                <w:pPrChange w:id="146" w:author="Patrick Schaefer" w:date="2020-08-05T07:17:00Z">
                                  <w:pPr/>
                                </w:pPrChange>
                              </w:pPr>
                              <w:ins w:id="147" w:author="Patrick Schaefer" w:date="2020-08-05T07:17:00Z">
                                <w:r>
                                  <w:t>This is an I/O Board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6A65E36B" id="Text Box 24" o:spid="_x0000_s1037" type="#_x0000_t202" style="position:absolute;margin-left:209.25pt;margin-top:165pt;width:259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" stroked="f">
                  <v:textbox style="mso-fit-shape-to-text:t" inset="0,0,0,0">
                    <w:txbxContent>
                      <w:p w14:paraId="58EFD98C" w14:textId="2B7CADB0" w:rsidR="00D97708" w:rsidRPr="00016B90" w:rsidRDefault="00D97708" w:rsidP="00D97708">
                        <w:pPr>
                          <w:pStyle w:val="Caption"/>
                          <w:rPr>
                            <w:noProof/>
                          </w:rPr>
                          <w:pPrChange w:id="148" w:author="Patrick Schaefer" w:date="2020-08-05T07:17:00Z">
                            <w:pPr/>
                          </w:pPrChange>
                        </w:pPr>
                        <w:ins w:id="149" w:author="Patrick Schaefer" w:date="2020-08-05T07:17:00Z">
                          <w:r>
                            <w:t>This is an I/O Board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  <w:r w:rsidR="00D865A7">
        <w:rPr>
          <w:noProof/>
        </w:rPr>
        <w:drawing>
          <wp:anchor distT="0" distB="0" distL="114300" distR="114300" simplePos="0" relativeHeight="251669504" behindDoc="0" locked="0" layoutInCell="1" hidden="0" allowOverlap="1" wp14:anchorId="75742CFD" wp14:editId="04EEEA50">
            <wp:simplePos x="0" y="0"/>
            <wp:positionH relativeFrom="column">
              <wp:posOffset>2657475</wp:posOffset>
            </wp:positionH>
            <wp:positionV relativeFrom="paragraph">
              <wp:posOffset>47625</wp:posOffset>
            </wp:positionV>
            <wp:extent cx="3289300" cy="1990725"/>
            <wp:effectExtent l="0" t="0" r="0" b="0"/>
            <wp:wrapSquare wrapText="bothSides" distT="0" distB="0" distL="114300" distR="114300"/>
            <wp:docPr id="14" name="image10.jpg" descr="A close up of a mach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A close up of a machine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040FBA" w14:textId="7F5A9ADA" w:rsidR="00D747D3" w:rsidRPr="00546D76" w:rsidRDefault="00D865A7">
      <w:pPr>
        <w:rPr>
          <w:bCs/>
          <w:i/>
          <w:sz w:val="24"/>
          <w:szCs w:val="24"/>
        </w:rPr>
      </w:pPr>
      <w:del w:id="150" w:author="Patrick Schaefer" w:date="2020-08-05T06:55:00Z">
        <w:r w:rsidRPr="00546D76" w:rsidDel="00546D76">
          <w:rPr>
            <w:b/>
            <w:i/>
            <w:sz w:val="24"/>
            <w:szCs w:val="24"/>
          </w:rPr>
          <w:delText xml:space="preserve">Step 6 – </w:delText>
        </w:r>
      </w:del>
      <w:r w:rsidRPr="00546D76">
        <w:rPr>
          <w:b/>
          <w:i/>
          <w:sz w:val="24"/>
          <w:szCs w:val="24"/>
          <w:rPrChange w:id="151" w:author="Patrick Schaefer" w:date="2020-08-05T06:55:00Z">
            <w:rPr>
              <w:bCs/>
              <w:i/>
              <w:sz w:val="24"/>
              <w:szCs w:val="24"/>
            </w:rPr>
          </w:rPrChange>
        </w:rPr>
        <w:t>Devices!</w:t>
      </w:r>
      <w:ins w:id="152" w:author="Patrick Schaefer" w:date="2020-08-05T06:55:00Z">
        <w:r w:rsidR="00546D76">
          <w:rPr>
            <w:b/>
            <w:i/>
            <w:sz w:val="24"/>
            <w:szCs w:val="24"/>
          </w:rPr>
          <w:t xml:space="preserve"> – </w:t>
        </w:r>
        <w:r w:rsidR="00546D76">
          <w:rPr>
            <w:bCs/>
            <w:i/>
            <w:sz w:val="24"/>
            <w:szCs w:val="24"/>
          </w:rPr>
          <w:t>Installing  your I/O Plate</w:t>
        </w:r>
      </w:ins>
    </w:p>
    <w:p w14:paraId="08DC5912" w14:textId="47D032A1" w:rsidR="00D747D3" w:rsidRPr="00546D76" w:rsidRDefault="00D865A7" w:rsidP="00546D76">
      <w:pPr>
        <w:pStyle w:val="ListParagraph"/>
        <w:numPr>
          <w:ilvl w:val="0"/>
          <w:numId w:val="2"/>
        </w:numPr>
        <w:rPr>
          <w:sz w:val="24"/>
          <w:szCs w:val="24"/>
          <w:rPrChange w:id="153" w:author="Patrick Schaefer" w:date="2020-08-05T06:55:00Z">
            <w:rPr/>
          </w:rPrChange>
        </w:rPr>
        <w:pPrChange w:id="154" w:author="Patrick Schaefer" w:date="2020-08-05T06:55:00Z">
          <w:pPr/>
        </w:pPrChange>
      </w:pPr>
      <w:del w:id="155" w:author="Patrick Schaefer" w:date="2020-08-05T06:55:00Z">
        <w:r w:rsidRPr="00546D76" w:rsidDel="00546D76">
          <w:rPr>
            <w:sz w:val="24"/>
            <w:szCs w:val="24"/>
            <w:rPrChange w:id="156" w:author="Patrick Schaefer" w:date="2020-08-05T06:55:00Z">
              <w:rPr/>
            </w:rPrChange>
          </w:rPr>
          <w:delText xml:space="preserve">Now that you have installed the RAM, it’s time to </w:delText>
        </w:r>
      </w:del>
      <w:ins w:id="157" w:author="Patrick Schaefer" w:date="2020-08-05T06:55:00Z">
        <w:r w:rsidR="00546D76">
          <w:rPr>
            <w:sz w:val="24"/>
            <w:szCs w:val="24"/>
          </w:rPr>
          <w:t>A</w:t>
        </w:r>
      </w:ins>
      <w:del w:id="158" w:author="Patrick Schaefer" w:date="2020-08-05T06:55:00Z">
        <w:r w:rsidRPr="00546D76" w:rsidDel="00546D76">
          <w:rPr>
            <w:sz w:val="24"/>
            <w:szCs w:val="24"/>
            <w:rPrChange w:id="159" w:author="Patrick Schaefer" w:date="2020-08-05T06:55:00Z">
              <w:rPr/>
            </w:rPrChange>
          </w:rPr>
          <w:delText>a</w:delText>
        </w:r>
      </w:del>
      <w:r w:rsidRPr="00546D76">
        <w:rPr>
          <w:sz w:val="24"/>
          <w:szCs w:val="24"/>
          <w:rPrChange w:id="160" w:author="Patrick Schaefer" w:date="2020-08-05T06:55:00Z">
            <w:rPr/>
          </w:rPrChange>
        </w:rPr>
        <w:t>ttach your I/O plate to the case!</w:t>
      </w:r>
    </w:p>
    <w:p w14:paraId="0851BCD1" w14:textId="77777777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C55705" w14:textId="6D0C1882" w:rsidR="00D747D3" w:rsidRDefault="00D747D3">
      <w:pPr>
        <w:rPr>
          <w:sz w:val="24"/>
          <w:szCs w:val="24"/>
        </w:rPr>
      </w:pPr>
    </w:p>
    <w:p w14:paraId="27A84464" w14:textId="247566F1" w:rsidR="00D747D3" w:rsidRDefault="00D747D3">
      <w:pPr>
        <w:rPr>
          <w:sz w:val="24"/>
          <w:szCs w:val="24"/>
        </w:rPr>
      </w:pPr>
    </w:p>
    <w:p w14:paraId="7D54878B" w14:textId="56351968" w:rsidR="00D747D3" w:rsidRDefault="00D97708">
      <w:pPr>
        <w:rPr>
          <w:sz w:val="24"/>
          <w:szCs w:val="24"/>
        </w:rPr>
      </w:pPr>
      <w:ins w:id="161" w:author="Patrick Schaefer" w:date="2020-08-05T07:17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9984" behindDoc="0" locked="0" layoutInCell="1" allowOverlap="1" wp14:anchorId="24B8120F" wp14:editId="36C25D50">
                  <wp:simplePos x="0" y="0"/>
                  <wp:positionH relativeFrom="column">
                    <wp:posOffset>-140335</wp:posOffset>
                  </wp:positionH>
                  <wp:positionV relativeFrom="paragraph">
                    <wp:posOffset>3094990</wp:posOffset>
                  </wp:positionV>
                  <wp:extent cx="2654935" cy="635"/>
                  <wp:effectExtent l="0" t="0" r="0" b="0"/>
                  <wp:wrapSquare wrapText="bothSides"/>
                  <wp:docPr id="25" name="Text Box 2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65493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03DE7E" w14:textId="7B60CE41" w:rsidR="00D97708" w:rsidRPr="00FB41F9" w:rsidRDefault="00D97708" w:rsidP="00D97708">
                              <w:pPr>
                                <w:pStyle w:val="Caption"/>
                                <w:rPr>
                                  <w:noProof/>
                                </w:rPr>
                                <w:pPrChange w:id="162" w:author="Patrick Schaefer" w:date="2020-08-05T07:17:00Z">
                                  <w:pPr/>
                                </w:pPrChange>
                              </w:pPr>
                              <w:ins w:id="163" w:author="Patrick Schaefer" w:date="2020-08-05T07:17:00Z">
                                <w:r>
                                  <w:t>This is a Motherboar</w:t>
                                </w:r>
                              </w:ins>
                              <w:ins w:id="164" w:author="Patrick Schaefer" w:date="2020-08-05T07:18:00Z">
                                <w:r>
                                  <w:t>d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24B8120F" id="Text Box 25" o:spid="_x0000_s1038" type="#_x0000_t202" style="position:absolute;margin-left:-11.05pt;margin-top:243.7pt;width:209.0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" stroked="f">
                  <v:textbox style="mso-fit-shape-to-text:t" inset="0,0,0,0">
                    <w:txbxContent>
                      <w:p w14:paraId="3A03DE7E" w14:textId="7B60CE41" w:rsidR="00D97708" w:rsidRPr="00FB41F9" w:rsidRDefault="00D97708" w:rsidP="00D97708">
                        <w:pPr>
                          <w:pStyle w:val="Caption"/>
                          <w:rPr>
                            <w:noProof/>
                          </w:rPr>
                          <w:pPrChange w:id="165" w:author="Patrick Schaefer" w:date="2020-08-05T07:17:00Z">
                            <w:pPr/>
                          </w:pPrChange>
                        </w:pPr>
                        <w:ins w:id="166" w:author="Patrick Schaefer" w:date="2020-08-05T07:17:00Z">
                          <w:r>
                            <w:t>This is a Motherboar</w:t>
                          </w:r>
                        </w:ins>
                        <w:ins w:id="167" w:author="Patrick Schaefer" w:date="2020-08-05T07:18:00Z">
                          <w:r>
                            <w:t>d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  <w:r w:rsidR="00564441">
        <w:rPr>
          <w:noProof/>
        </w:rPr>
        <w:drawing>
          <wp:anchor distT="0" distB="0" distL="114300" distR="114300" simplePos="0" relativeHeight="251670528" behindDoc="0" locked="0" layoutInCell="1" hidden="0" allowOverlap="1" wp14:anchorId="5C9FB10A" wp14:editId="160A1A41">
            <wp:simplePos x="0" y="0"/>
            <wp:positionH relativeFrom="column">
              <wp:posOffset>-140969</wp:posOffset>
            </wp:positionH>
            <wp:positionV relativeFrom="paragraph">
              <wp:posOffset>408940</wp:posOffset>
            </wp:positionV>
            <wp:extent cx="2654935" cy="2628900"/>
            <wp:effectExtent l="0" t="0" r="0" b="0"/>
            <wp:wrapSquare wrapText="bothSides" distT="0" distB="0" distL="114300" distR="114300"/>
            <wp:docPr id="17" name="image2.jpg" descr="A circuit boa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A circuit board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E0C9D2" w14:textId="77777777" w:rsidR="00D747D3" w:rsidRDefault="00D747D3">
      <w:pPr>
        <w:rPr>
          <w:b/>
          <w:i/>
          <w:sz w:val="24"/>
          <w:szCs w:val="24"/>
        </w:rPr>
      </w:pPr>
    </w:p>
    <w:p w14:paraId="00AB4D8B" w14:textId="40E58CC6" w:rsidR="00D747D3" w:rsidRPr="00546D76" w:rsidRDefault="00D865A7">
      <w:pPr>
        <w:rPr>
          <w:sz w:val="24"/>
          <w:szCs w:val="24"/>
          <w:rPrChange w:id="168" w:author="Patrick Schaefer" w:date="2020-08-05T06:55:00Z">
            <w:rPr>
              <w:bCs/>
              <w:i/>
              <w:sz w:val="24"/>
              <w:szCs w:val="24"/>
            </w:rPr>
          </w:rPrChange>
        </w:rPr>
      </w:pPr>
      <w:del w:id="169" w:author="Patrick Schaefer" w:date="2020-08-05T06:55:00Z">
        <w:r w:rsidRPr="00546D76" w:rsidDel="00546D76">
          <w:rPr>
            <w:b/>
            <w:i/>
            <w:sz w:val="24"/>
            <w:szCs w:val="24"/>
          </w:rPr>
          <w:delText xml:space="preserve">Step 7 – </w:delText>
        </w:r>
      </w:del>
      <w:r w:rsidRPr="00546D76">
        <w:rPr>
          <w:b/>
          <w:i/>
          <w:sz w:val="24"/>
          <w:szCs w:val="24"/>
          <w:rPrChange w:id="170" w:author="Patrick Schaefer" w:date="2020-08-05T06:55:00Z">
            <w:rPr>
              <w:bCs/>
              <w:i/>
              <w:sz w:val="24"/>
              <w:szCs w:val="24"/>
            </w:rPr>
          </w:rPrChange>
        </w:rPr>
        <w:t>Motherboard</w:t>
      </w:r>
      <w:ins w:id="171" w:author="Patrick Schaefer" w:date="2020-08-05T06:56:00Z">
        <w:r w:rsidR="00546D76">
          <w:rPr>
            <w:b/>
            <w:i/>
            <w:sz w:val="24"/>
            <w:szCs w:val="24"/>
          </w:rPr>
          <w:t>!</w:t>
        </w:r>
      </w:ins>
      <w:ins w:id="172" w:author="Patrick Schaefer" w:date="2020-08-05T06:55:00Z">
        <w:r w:rsidR="00546D76">
          <w:rPr>
            <w:sz w:val="24"/>
            <w:szCs w:val="24"/>
          </w:rPr>
          <w:t xml:space="preserve"> – </w:t>
        </w:r>
        <w:r w:rsidR="00546D76">
          <w:rPr>
            <w:i/>
            <w:iCs/>
            <w:sz w:val="24"/>
            <w:szCs w:val="24"/>
          </w:rPr>
          <w:t>Install your Motherboard</w:t>
        </w:r>
      </w:ins>
      <w:del w:id="173" w:author="Patrick Schaefer" w:date="2020-08-05T06:55:00Z">
        <w:r w:rsidRPr="00546D76" w:rsidDel="00546D76">
          <w:rPr>
            <w:sz w:val="24"/>
            <w:szCs w:val="24"/>
            <w:rPrChange w:id="174" w:author="Patrick Schaefer" w:date="2020-08-05T06:55:00Z">
              <w:rPr>
                <w:bCs/>
                <w:i/>
                <w:sz w:val="24"/>
                <w:szCs w:val="24"/>
              </w:rPr>
            </w:rPrChange>
          </w:rPr>
          <w:delText xml:space="preserve"> Mounting!</w:delText>
        </w:r>
      </w:del>
    </w:p>
    <w:p w14:paraId="46CA6F37" w14:textId="33C21E99" w:rsidR="00D747D3" w:rsidRPr="00546D76" w:rsidRDefault="00D865A7" w:rsidP="00546D76">
      <w:pPr>
        <w:pStyle w:val="ListParagraph"/>
        <w:numPr>
          <w:ilvl w:val="0"/>
          <w:numId w:val="2"/>
        </w:numPr>
        <w:rPr>
          <w:sz w:val="24"/>
          <w:szCs w:val="24"/>
          <w:rPrChange w:id="175" w:author="Patrick Schaefer" w:date="2020-08-05T06:56:00Z">
            <w:rPr/>
          </w:rPrChange>
        </w:rPr>
        <w:pPrChange w:id="176" w:author="Patrick Schaefer" w:date="2020-08-05T06:56:00Z">
          <w:pPr/>
        </w:pPrChange>
      </w:pPr>
      <w:del w:id="177" w:author="Patrick Schaefer" w:date="2020-08-05T06:56:00Z">
        <w:r w:rsidRPr="00546D76" w:rsidDel="00546D76">
          <w:rPr>
            <w:sz w:val="24"/>
            <w:szCs w:val="24"/>
            <w:rPrChange w:id="178" w:author="Patrick Schaefer" w:date="2020-08-05T06:56:00Z">
              <w:rPr/>
            </w:rPrChange>
          </w:rPr>
          <w:delText>Now you are ready to i</w:delText>
        </w:r>
      </w:del>
      <w:ins w:id="179" w:author="Patrick Schaefer" w:date="2020-08-05T06:56:00Z">
        <w:r w:rsidR="00546D76" w:rsidRPr="00546D76">
          <w:rPr>
            <w:sz w:val="24"/>
            <w:szCs w:val="24"/>
            <w:rPrChange w:id="180" w:author="Patrick Schaefer" w:date="2020-08-05T06:56:00Z">
              <w:rPr/>
            </w:rPrChange>
          </w:rPr>
          <w:t>I</w:t>
        </w:r>
      </w:ins>
      <w:r w:rsidRPr="00546D76">
        <w:rPr>
          <w:sz w:val="24"/>
          <w:szCs w:val="24"/>
          <w:rPrChange w:id="181" w:author="Patrick Schaefer" w:date="2020-08-05T06:56:00Z">
            <w:rPr/>
          </w:rPrChange>
        </w:rPr>
        <w:t>nstall the completed motherboard into your case</w:t>
      </w:r>
    </w:p>
    <w:p w14:paraId="5F1960C7" w14:textId="4C7B21BA" w:rsidR="00D747D3" w:rsidRPr="00546D76" w:rsidRDefault="00D865A7" w:rsidP="00546D76">
      <w:pPr>
        <w:pStyle w:val="ListParagraph"/>
        <w:numPr>
          <w:ilvl w:val="0"/>
          <w:numId w:val="2"/>
        </w:numPr>
        <w:rPr>
          <w:sz w:val="24"/>
          <w:szCs w:val="24"/>
          <w:rPrChange w:id="182" w:author="Patrick Schaefer" w:date="2020-08-05T06:56:00Z">
            <w:rPr/>
          </w:rPrChange>
        </w:rPr>
        <w:pPrChange w:id="183" w:author="Patrick Schaefer" w:date="2020-08-05T06:56:00Z">
          <w:pPr/>
        </w:pPrChange>
      </w:pPr>
      <w:r w:rsidRPr="00546D76">
        <w:rPr>
          <w:sz w:val="24"/>
          <w:szCs w:val="24"/>
          <w:rPrChange w:id="184" w:author="Patrick Schaefer" w:date="2020-08-05T06:56:00Z">
            <w:rPr/>
          </w:rPrChange>
        </w:rPr>
        <w:t>Screw it into your case and be sure not to ov</w:t>
      </w:r>
      <w:r w:rsidRPr="00546D76">
        <w:rPr>
          <w:sz w:val="24"/>
          <w:szCs w:val="24"/>
          <w:rPrChange w:id="185" w:author="Patrick Schaefer" w:date="2020-08-05T06:56:00Z">
            <w:rPr/>
          </w:rPrChange>
        </w:rPr>
        <w:t>ertighten the screws</w:t>
      </w:r>
    </w:p>
    <w:p w14:paraId="6BA2A8C1" w14:textId="77777777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30D49F" w14:textId="77777777" w:rsidR="00D747D3" w:rsidRDefault="00D747D3">
      <w:pPr>
        <w:rPr>
          <w:sz w:val="24"/>
          <w:szCs w:val="24"/>
        </w:rPr>
      </w:pPr>
    </w:p>
    <w:p w14:paraId="1E59AFCE" w14:textId="77777777" w:rsidR="00D747D3" w:rsidRDefault="00D747D3">
      <w:pPr>
        <w:rPr>
          <w:sz w:val="24"/>
          <w:szCs w:val="24"/>
        </w:rPr>
      </w:pPr>
    </w:p>
    <w:p w14:paraId="71BA35B8" w14:textId="17C75C85" w:rsidR="00D747D3" w:rsidRDefault="00D747D3">
      <w:pPr>
        <w:rPr>
          <w:sz w:val="24"/>
          <w:szCs w:val="24"/>
        </w:rPr>
      </w:pPr>
    </w:p>
    <w:p w14:paraId="0FABC36A" w14:textId="77777777" w:rsidR="00D747D3" w:rsidRDefault="00D747D3">
      <w:pPr>
        <w:rPr>
          <w:sz w:val="24"/>
          <w:szCs w:val="24"/>
        </w:rPr>
      </w:pPr>
    </w:p>
    <w:p w14:paraId="4B747ED1" w14:textId="0768797A" w:rsidR="00D747D3" w:rsidRDefault="00D97708">
      <w:pPr>
        <w:rPr>
          <w:sz w:val="24"/>
          <w:szCs w:val="24"/>
        </w:rPr>
      </w:pPr>
      <w:ins w:id="186" w:author="Patrick Schaefer" w:date="2020-08-05T07:18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2032" behindDoc="0" locked="0" layoutInCell="1" allowOverlap="1" wp14:anchorId="4E08FF7B" wp14:editId="2127DD92">
                  <wp:simplePos x="0" y="0"/>
                  <wp:positionH relativeFrom="column">
                    <wp:posOffset>2514600</wp:posOffset>
                  </wp:positionH>
                  <wp:positionV relativeFrom="paragraph">
                    <wp:posOffset>2295525</wp:posOffset>
                  </wp:positionV>
                  <wp:extent cx="2984500" cy="635"/>
                  <wp:effectExtent l="0" t="0" r="0" b="0"/>
                  <wp:wrapSquare wrapText="bothSides"/>
                  <wp:docPr id="26" name="Text Box 2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98450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10D56E" w14:textId="0597E5CB" w:rsidR="00D97708" w:rsidRPr="003D03B8" w:rsidRDefault="00D97708" w:rsidP="00D97708">
                              <w:pPr>
                                <w:pStyle w:val="Caption"/>
                                <w:rPr>
                                  <w:noProof/>
                                </w:rPr>
                                <w:pPrChange w:id="187" w:author="Patrick Schaefer" w:date="2020-08-05T07:18:00Z">
                                  <w:pPr/>
                                </w:pPrChange>
                              </w:pPr>
                              <w:ins w:id="188" w:author="Patrick Schaefer" w:date="2020-08-05T07:18:00Z">
                                <w:r>
                                  <w:t>This is a GPU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4E08FF7B" id="Text Box 26" o:spid="_x0000_s1039" type="#_x0000_t202" style="position:absolute;margin-left:198pt;margin-top:180.75pt;width:23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" stroked="f">
                  <v:textbox style="mso-fit-shape-to-text:t" inset="0,0,0,0">
                    <w:txbxContent>
                      <w:p w14:paraId="3410D56E" w14:textId="0597E5CB" w:rsidR="00D97708" w:rsidRPr="003D03B8" w:rsidRDefault="00D97708" w:rsidP="00D97708">
                        <w:pPr>
                          <w:pStyle w:val="Caption"/>
                          <w:rPr>
                            <w:noProof/>
                          </w:rPr>
                          <w:pPrChange w:id="189" w:author="Patrick Schaefer" w:date="2020-08-05T07:18:00Z">
                            <w:pPr/>
                          </w:pPrChange>
                        </w:pPr>
                        <w:ins w:id="190" w:author="Patrick Schaefer" w:date="2020-08-05T07:18:00Z">
                          <w:r>
                            <w:t>This is a GPU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  <w:r w:rsidR="00D865A7">
        <w:rPr>
          <w:noProof/>
        </w:rPr>
        <w:drawing>
          <wp:anchor distT="0" distB="0" distL="114300" distR="114300" simplePos="0" relativeHeight="251671552" behindDoc="0" locked="0" layoutInCell="1" hidden="0" allowOverlap="1" wp14:anchorId="3F7D576A" wp14:editId="468F4451">
            <wp:simplePos x="0" y="0"/>
            <wp:positionH relativeFrom="column">
              <wp:posOffset>2514600</wp:posOffset>
            </wp:positionH>
            <wp:positionV relativeFrom="paragraph">
              <wp:posOffset>0</wp:posOffset>
            </wp:positionV>
            <wp:extent cx="2984500" cy="2238375"/>
            <wp:effectExtent l="0" t="0" r="0" b="0"/>
            <wp:wrapSquare wrapText="bothSides" distT="0" distB="0" distL="114300" distR="114300"/>
            <wp:docPr id="18" name="image11.jpg" descr="A close up of electronic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A close up of electronics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865A7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 wp14:anchorId="013CA3DB" wp14:editId="0E66C687">
                <wp:simplePos x="0" y="0"/>
                <wp:positionH relativeFrom="column">
                  <wp:posOffset>2959100</wp:posOffset>
                </wp:positionH>
                <wp:positionV relativeFrom="paragraph">
                  <wp:posOffset>2286000</wp:posOffset>
                </wp:positionV>
                <wp:extent cx="2984500" cy="12700"/>
                <wp:effectExtent l="0" t="0" r="0" b="0"/>
                <wp:wrapSquare wrapText="bothSides" distT="0" distB="0" distL="114300" distR="114300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3750" y="3779683"/>
                          <a:ext cx="29845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4DBD58" w14:textId="77777777" w:rsidR="00D747D3" w:rsidRDefault="00D865A7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>NVIDIA GTX 1080 -- https://c1.neweggimages.com/ProductImage/A6V6_131590275544032227UNEOATaxnR.jpg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2286000</wp:posOffset>
                </wp:positionV>
                <wp:extent cx="2984500" cy="12700"/>
                <wp:effectExtent b="0" l="0" r="0" t="0"/>
                <wp:wrapSquare wrapText="bothSides" distB="0" distT="0" distL="114300" distR="114300"/>
                <wp:docPr id="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45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F31F270" w14:textId="7B2E85B1" w:rsidR="00D747D3" w:rsidRPr="00546D76" w:rsidRDefault="00D865A7">
      <w:pPr>
        <w:rPr>
          <w:bCs/>
          <w:i/>
          <w:sz w:val="24"/>
          <w:szCs w:val="24"/>
        </w:rPr>
      </w:pPr>
      <w:del w:id="191" w:author="Patrick Schaefer" w:date="2020-08-05T06:56:00Z">
        <w:r w:rsidRPr="00546D76" w:rsidDel="00546D76">
          <w:rPr>
            <w:b/>
            <w:i/>
            <w:sz w:val="24"/>
            <w:szCs w:val="24"/>
          </w:rPr>
          <w:delText xml:space="preserve">Step 8 – </w:delText>
        </w:r>
      </w:del>
      <w:r w:rsidRPr="00546D76">
        <w:rPr>
          <w:b/>
          <w:i/>
          <w:sz w:val="24"/>
          <w:szCs w:val="24"/>
          <w:rPrChange w:id="192" w:author="Patrick Schaefer" w:date="2020-08-05T06:56:00Z">
            <w:rPr>
              <w:bCs/>
              <w:i/>
              <w:sz w:val="24"/>
              <w:szCs w:val="24"/>
            </w:rPr>
          </w:rPrChange>
        </w:rPr>
        <w:t>Video!</w:t>
      </w:r>
      <w:ins w:id="193" w:author="Patrick Schaefer" w:date="2020-08-05T06:56:00Z">
        <w:r w:rsidR="00546D76">
          <w:rPr>
            <w:b/>
            <w:i/>
            <w:sz w:val="24"/>
            <w:szCs w:val="24"/>
          </w:rPr>
          <w:t xml:space="preserve"> – </w:t>
        </w:r>
        <w:r w:rsidR="00546D76">
          <w:rPr>
            <w:bCs/>
            <w:i/>
            <w:sz w:val="24"/>
            <w:szCs w:val="24"/>
          </w:rPr>
          <w:t>Installing your GPU</w:t>
        </w:r>
      </w:ins>
    </w:p>
    <w:p w14:paraId="4A2E9CB6" w14:textId="41DEF085" w:rsidR="00D747D3" w:rsidRPr="00546D76" w:rsidRDefault="00D865A7" w:rsidP="00546D76">
      <w:pPr>
        <w:pStyle w:val="ListParagraph"/>
        <w:numPr>
          <w:ilvl w:val="0"/>
          <w:numId w:val="2"/>
        </w:numPr>
        <w:rPr>
          <w:sz w:val="24"/>
          <w:szCs w:val="24"/>
          <w:rPrChange w:id="194" w:author="Patrick Schaefer" w:date="2020-08-05T06:56:00Z">
            <w:rPr/>
          </w:rPrChange>
        </w:rPr>
        <w:pPrChange w:id="195" w:author="Patrick Schaefer" w:date="2020-08-05T06:56:00Z">
          <w:pPr/>
        </w:pPrChange>
      </w:pPr>
      <w:del w:id="196" w:author="Patrick Schaefer" w:date="2020-08-05T06:56:00Z">
        <w:r w:rsidRPr="00546D76" w:rsidDel="00546D76">
          <w:rPr>
            <w:sz w:val="24"/>
            <w:szCs w:val="24"/>
            <w:rPrChange w:id="197" w:author="Patrick Schaefer" w:date="2020-08-05T06:56:00Z">
              <w:rPr/>
            </w:rPrChange>
          </w:rPr>
          <w:delText>Your video card should be plugge</w:delText>
        </w:r>
        <w:r w:rsidRPr="00546D76" w:rsidDel="00546D76">
          <w:rPr>
            <w:sz w:val="24"/>
            <w:szCs w:val="24"/>
            <w:rPrChange w:id="198" w:author="Patrick Schaefer" w:date="2020-08-05T06:56:00Z">
              <w:rPr/>
            </w:rPrChange>
          </w:rPr>
          <w:delText>d</w:delText>
        </w:r>
      </w:del>
      <w:ins w:id="199" w:author="Patrick Schaefer" w:date="2020-08-05T06:56:00Z">
        <w:r w:rsidR="00546D76">
          <w:rPr>
            <w:sz w:val="24"/>
            <w:szCs w:val="24"/>
          </w:rPr>
          <w:t>Plug your GPU</w:t>
        </w:r>
      </w:ins>
      <w:r w:rsidRPr="00546D76">
        <w:rPr>
          <w:sz w:val="24"/>
          <w:szCs w:val="24"/>
          <w:rPrChange w:id="200" w:author="Patrick Schaefer" w:date="2020-08-05T06:56:00Z">
            <w:rPr/>
          </w:rPrChange>
        </w:rPr>
        <w:t xml:space="preserve"> into the longest PCIe </w:t>
      </w:r>
      <w:del w:id="201" w:author="Patrick Schaefer" w:date="2020-08-05T06:56:00Z">
        <w:r w:rsidRPr="00546D76" w:rsidDel="00546D76">
          <w:rPr>
            <w:sz w:val="24"/>
            <w:szCs w:val="24"/>
            <w:rPrChange w:id="202" w:author="Patrick Schaefer" w:date="2020-08-05T06:56:00Z">
              <w:rPr/>
            </w:rPrChange>
          </w:rPr>
          <w:delText xml:space="preserve">slow </w:delText>
        </w:r>
      </w:del>
      <w:ins w:id="203" w:author="Patrick Schaefer" w:date="2020-08-05T06:56:00Z">
        <w:r w:rsidR="00546D76">
          <w:rPr>
            <w:sz w:val="24"/>
            <w:szCs w:val="24"/>
          </w:rPr>
          <w:t>slot</w:t>
        </w:r>
        <w:r w:rsidR="00546D76" w:rsidRPr="00546D76">
          <w:rPr>
            <w:sz w:val="24"/>
            <w:szCs w:val="24"/>
            <w:rPrChange w:id="204" w:author="Patrick Schaefer" w:date="2020-08-05T06:56:00Z">
              <w:rPr/>
            </w:rPrChange>
          </w:rPr>
          <w:t xml:space="preserve"> </w:t>
        </w:r>
      </w:ins>
      <w:r w:rsidRPr="00546D76">
        <w:rPr>
          <w:sz w:val="24"/>
          <w:szCs w:val="24"/>
          <w:rPrChange w:id="205" w:author="Patrick Schaefer" w:date="2020-08-05T06:56:00Z">
            <w:rPr/>
          </w:rPrChange>
        </w:rPr>
        <w:t>on the motherboard</w:t>
      </w:r>
    </w:p>
    <w:p w14:paraId="793ECCC7" w14:textId="77777777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42E640" w14:textId="77777777" w:rsidR="00D747D3" w:rsidRDefault="00D747D3">
      <w:pPr>
        <w:rPr>
          <w:sz w:val="24"/>
          <w:szCs w:val="24"/>
        </w:rPr>
      </w:pPr>
    </w:p>
    <w:p w14:paraId="16881E1D" w14:textId="77777777" w:rsidR="00D747D3" w:rsidRDefault="00D747D3">
      <w:pPr>
        <w:rPr>
          <w:sz w:val="24"/>
          <w:szCs w:val="24"/>
        </w:rPr>
      </w:pPr>
    </w:p>
    <w:p w14:paraId="7EF7F18F" w14:textId="77777777" w:rsidR="00D747D3" w:rsidRDefault="00D747D3">
      <w:pPr>
        <w:rPr>
          <w:sz w:val="24"/>
          <w:szCs w:val="24"/>
        </w:rPr>
      </w:pPr>
    </w:p>
    <w:p w14:paraId="08FAEF8B" w14:textId="6C59A0D5" w:rsidR="00D747D3" w:rsidRDefault="00D747D3">
      <w:pPr>
        <w:rPr>
          <w:ins w:id="206" w:author="Patrick Schaefer" w:date="2020-08-05T06:56:00Z"/>
          <w:sz w:val="24"/>
          <w:szCs w:val="24"/>
        </w:rPr>
      </w:pPr>
    </w:p>
    <w:p w14:paraId="457C0CC8" w14:textId="77777777" w:rsidR="00546D76" w:rsidRDefault="00546D76">
      <w:pPr>
        <w:rPr>
          <w:sz w:val="24"/>
          <w:szCs w:val="24"/>
        </w:rPr>
      </w:pPr>
    </w:p>
    <w:p w14:paraId="1DC44CE3" w14:textId="28F6ED64" w:rsidR="00D747D3" w:rsidDel="00A45DCC" w:rsidRDefault="00D865A7" w:rsidP="00A45DCC">
      <w:pPr>
        <w:rPr>
          <w:del w:id="207" w:author="Patrick Schaefer" w:date="2020-08-05T06:57:00Z"/>
          <w:bCs/>
          <w:i/>
          <w:sz w:val="24"/>
          <w:szCs w:val="24"/>
        </w:rPr>
      </w:pPr>
      <w:del w:id="208" w:author="Patrick Schaefer" w:date="2020-08-05T06:57:00Z">
        <w:r w:rsidRPr="00A45DCC" w:rsidDel="00A45DCC">
          <w:rPr>
            <w:b/>
            <w:i/>
            <w:sz w:val="24"/>
            <w:szCs w:val="24"/>
          </w:rPr>
          <w:lastRenderedPageBreak/>
          <w:delText xml:space="preserve">Step 9 – </w:delText>
        </w:r>
        <w:r w:rsidRPr="00A45DCC" w:rsidDel="00A45DCC">
          <w:rPr>
            <w:b/>
            <w:i/>
            <w:sz w:val="24"/>
            <w:szCs w:val="24"/>
            <w:rPrChange w:id="209" w:author="Patrick Schaefer" w:date="2020-08-05T06:57:00Z">
              <w:rPr>
                <w:bCs/>
                <w:i/>
                <w:sz w:val="24"/>
                <w:szCs w:val="24"/>
              </w:rPr>
            </w:rPrChange>
          </w:rPr>
          <w:delText>I</w:delText>
        </w:r>
        <w:r w:rsidRPr="00A45DCC" w:rsidDel="00A45DCC">
          <w:rPr>
            <w:b/>
            <w:i/>
            <w:sz w:val="24"/>
            <w:szCs w:val="24"/>
            <w:rPrChange w:id="210" w:author="Patrick Schaefer" w:date="2020-08-05T06:57:00Z">
              <w:rPr>
                <w:bCs/>
                <w:i/>
                <w:sz w:val="24"/>
                <w:szCs w:val="24"/>
              </w:rPr>
            </w:rPrChange>
          </w:rPr>
          <w:delText xml:space="preserve">nstall </w:delText>
        </w:r>
      </w:del>
      <w:r w:rsidRPr="00A45DCC">
        <w:rPr>
          <w:b/>
          <w:i/>
          <w:sz w:val="24"/>
          <w:szCs w:val="24"/>
          <w:rPrChange w:id="211" w:author="Patrick Schaefer" w:date="2020-08-05T06:57:00Z">
            <w:rPr>
              <w:bCs/>
              <w:i/>
              <w:sz w:val="24"/>
              <w:szCs w:val="24"/>
            </w:rPr>
          </w:rPrChange>
        </w:rPr>
        <w:t>Drives!</w:t>
      </w:r>
      <w:ins w:id="212" w:author="Patrick Schaefer" w:date="2020-08-05T06:57:00Z">
        <w:r w:rsidR="00A45DCC">
          <w:rPr>
            <w:b/>
            <w:i/>
            <w:sz w:val="24"/>
            <w:szCs w:val="24"/>
          </w:rPr>
          <w:t xml:space="preserve"> – </w:t>
        </w:r>
        <w:r w:rsidR="00A45DCC">
          <w:rPr>
            <w:bCs/>
            <w:i/>
            <w:sz w:val="24"/>
            <w:szCs w:val="24"/>
          </w:rPr>
          <w:t>Installing your (optional) Drives</w:t>
        </w:r>
      </w:ins>
    </w:p>
    <w:p w14:paraId="23FDE8CD" w14:textId="2F8EC90B" w:rsidR="00A45DCC" w:rsidRPr="00A45DCC" w:rsidRDefault="00A45DCC">
      <w:pPr>
        <w:rPr>
          <w:ins w:id="213" w:author="Patrick Schaefer" w:date="2020-08-05T06:57:00Z"/>
          <w:bCs/>
          <w:i/>
          <w:sz w:val="24"/>
          <w:szCs w:val="24"/>
        </w:rPr>
      </w:pPr>
    </w:p>
    <w:p w14:paraId="0EC66C72" w14:textId="77E6A3D4" w:rsidR="00D747D3" w:rsidRPr="00A45DCC" w:rsidRDefault="00D865A7" w:rsidP="00A45DCC">
      <w:pPr>
        <w:pStyle w:val="ListParagraph"/>
        <w:numPr>
          <w:ilvl w:val="0"/>
          <w:numId w:val="2"/>
        </w:numPr>
        <w:rPr>
          <w:sz w:val="24"/>
          <w:szCs w:val="24"/>
          <w:rPrChange w:id="214" w:author="Patrick Schaefer" w:date="2020-08-05T06:57:00Z">
            <w:rPr/>
          </w:rPrChange>
        </w:rPr>
        <w:pPrChange w:id="215" w:author="Patrick Schaefer" w:date="2020-08-05T06:57:00Z">
          <w:pPr/>
        </w:pPrChange>
      </w:pPr>
      <w:del w:id="216" w:author="Patrick Schaefer" w:date="2020-08-05T06:57:00Z">
        <w:r w:rsidRPr="00A45DCC" w:rsidDel="00A45DCC">
          <w:rPr>
            <w:sz w:val="24"/>
            <w:szCs w:val="24"/>
            <w:rPrChange w:id="217" w:author="Patrick Schaefer" w:date="2020-08-05T06:57:00Z">
              <w:rPr/>
            </w:rPrChange>
          </w:rPr>
          <w:tab/>
        </w:r>
      </w:del>
      <w:r w:rsidRPr="00A45DCC">
        <w:rPr>
          <w:sz w:val="24"/>
          <w:szCs w:val="24"/>
          <w:rPrChange w:id="218" w:author="Patrick Schaefer" w:date="2020-08-05T06:57:00Z">
            <w:rPr/>
          </w:rPrChange>
        </w:rPr>
        <w:t>If you plan on using any drives, it’s time to install them into the front of your case</w:t>
      </w:r>
    </w:p>
    <w:p w14:paraId="6D3B0BEE" w14:textId="6D79D5B2" w:rsidR="00D747D3" w:rsidRDefault="00D97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ins w:id="219" w:author="Patrick Schaefer" w:date="2020-08-05T07:18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4080" behindDoc="0" locked="0" layoutInCell="1" allowOverlap="1" wp14:anchorId="44A166FE" wp14:editId="2E50AC17">
                  <wp:simplePos x="0" y="0"/>
                  <wp:positionH relativeFrom="column">
                    <wp:posOffset>2995295</wp:posOffset>
                  </wp:positionH>
                  <wp:positionV relativeFrom="paragraph">
                    <wp:posOffset>2179320</wp:posOffset>
                  </wp:positionV>
                  <wp:extent cx="3081020" cy="635"/>
                  <wp:effectExtent l="0" t="0" r="0" b="0"/>
                  <wp:wrapSquare wrapText="bothSides"/>
                  <wp:docPr id="27" name="Text Box 2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08102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981CA2" w14:textId="756BE8BF" w:rsidR="00D97708" w:rsidRPr="00ED50D5" w:rsidRDefault="00D97708" w:rsidP="00D97708">
                              <w:pPr>
                                <w:pStyle w:val="Caption"/>
                                <w:rPr>
                                  <w:noProof/>
                                </w:rPr>
                                <w:pPrChange w:id="220" w:author="Patrick Schaefer" w:date="2020-08-05T07:18:00Z">
                                  <w:pPr>
                                    <w:spacing w:after="0" w:line="240" w:lineRule="auto"/>
                                  </w:pPr>
                                </w:pPrChange>
                              </w:pPr>
                              <w:ins w:id="221" w:author="Patrick Schaefer" w:date="2020-08-05T07:18:00Z">
                                <w:r>
                                  <w:t>These are Connectors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44A166FE" id="Text Box 27" o:spid="_x0000_s1041" type="#_x0000_t202" style="position:absolute;margin-left:235.85pt;margin-top:171.6pt;width:242.6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" stroked="f">
                  <v:textbox style="mso-fit-shape-to-text:t" inset="0,0,0,0">
                    <w:txbxContent>
                      <w:p w14:paraId="37981CA2" w14:textId="756BE8BF" w:rsidR="00D97708" w:rsidRPr="00ED50D5" w:rsidRDefault="00D97708" w:rsidP="00D97708">
                        <w:pPr>
                          <w:pStyle w:val="Caption"/>
                          <w:rPr>
                            <w:noProof/>
                          </w:rPr>
                          <w:pPrChange w:id="222" w:author="Patrick Schaefer" w:date="2020-08-05T07:18:00Z">
                            <w:pPr>
                              <w:spacing w:after="0" w:line="240" w:lineRule="auto"/>
                            </w:pPr>
                          </w:pPrChange>
                        </w:pPr>
                        <w:ins w:id="223" w:author="Patrick Schaefer" w:date="2020-08-05T07:18:00Z">
                          <w:r>
                            <w:t>These are Connectors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  <w:r w:rsidR="00A45DCC"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17DAE4D7" wp14:editId="3034F920">
            <wp:simplePos x="0" y="0"/>
            <wp:positionH relativeFrom="column">
              <wp:posOffset>2995295</wp:posOffset>
            </wp:positionH>
            <wp:positionV relativeFrom="paragraph">
              <wp:posOffset>59690</wp:posOffset>
            </wp:positionV>
            <wp:extent cx="3081338" cy="2062784"/>
            <wp:effectExtent l="0" t="0" r="0" b="0"/>
            <wp:wrapSquare wrapText="bothSides" distT="114300" distB="114300" distL="114300" distR="11430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2062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45A459" w14:textId="027CD950" w:rsidR="00D747D3" w:rsidRPr="00A45DCC" w:rsidRDefault="00D865A7">
      <w:pPr>
        <w:rPr>
          <w:bCs/>
          <w:i/>
          <w:sz w:val="24"/>
          <w:szCs w:val="24"/>
        </w:rPr>
      </w:pPr>
      <w:del w:id="224" w:author="Patrick Schaefer" w:date="2020-08-05T06:57:00Z">
        <w:r w:rsidRPr="00A45DCC" w:rsidDel="00A45DCC">
          <w:rPr>
            <w:b/>
            <w:i/>
            <w:sz w:val="24"/>
            <w:szCs w:val="24"/>
          </w:rPr>
          <w:delText>Step 10 –</w:delText>
        </w:r>
        <w:r w:rsidRPr="00A45DCC" w:rsidDel="00A45DCC">
          <w:rPr>
            <w:b/>
            <w:i/>
            <w:sz w:val="24"/>
            <w:szCs w:val="24"/>
            <w:rPrChange w:id="225" w:author="Patrick Schaefer" w:date="2020-08-05T06:57:00Z">
              <w:rPr>
                <w:bCs/>
                <w:i/>
                <w:sz w:val="24"/>
                <w:szCs w:val="24"/>
              </w:rPr>
            </w:rPrChange>
          </w:rPr>
          <w:delText xml:space="preserve"> </w:delText>
        </w:r>
      </w:del>
      <w:r w:rsidRPr="00A45DCC">
        <w:rPr>
          <w:b/>
          <w:i/>
          <w:sz w:val="24"/>
          <w:szCs w:val="24"/>
          <w:rPrChange w:id="226" w:author="Patrick Schaefer" w:date="2020-08-05T06:57:00Z">
            <w:rPr>
              <w:bCs/>
              <w:i/>
              <w:sz w:val="24"/>
              <w:szCs w:val="24"/>
            </w:rPr>
          </w:rPrChange>
        </w:rPr>
        <w:t>Connections!</w:t>
      </w:r>
      <w:ins w:id="227" w:author="Patrick Schaefer" w:date="2020-08-05T06:57:00Z">
        <w:r w:rsidR="00A45DCC">
          <w:rPr>
            <w:b/>
            <w:i/>
            <w:sz w:val="24"/>
            <w:szCs w:val="24"/>
          </w:rPr>
          <w:t xml:space="preserve"> – </w:t>
        </w:r>
        <w:r w:rsidR="00A45DCC">
          <w:rPr>
            <w:bCs/>
            <w:i/>
            <w:sz w:val="24"/>
            <w:szCs w:val="24"/>
          </w:rPr>
          <w:t xml:space="preserve">Installing the final </w:t>
        </w:r>
      </w:ins>
      <w:ins w:id="228" w:author="Patrick Schaefer" w:date="2020-08-05T06:58:00Z">
        <w:r w:rsidR="00A45DCC">
          <w:rPr>
            <w:bCs/>
            <w:i/>
            <w:sz w:val="24"/>
            <w:szCs w:val="24"/>
          </w:rPr>
          <w:t>Connections</w:t>
        </w:r>
      </w:ins>
    </w:p>
    <w:p w14:paraId="646651FD" w14:textId="0610973D" w:rsidR="00A45DCC" w:rsidRDefault="00D865A7" w:rsidP="00A45DCC">
      <w:pPr>
        <w:pStyle w:val="ListParagraph"/>
        <w:numPr>
          <w:ilvl w:val="0"/>
          <w:numId w:val="2"/>
        </w:numPr>
        <w:rPr>
          <w:ins w:id="229" w:author="Patrick Schaefer" w:date="2020-08-05T06:58:00Z"/>
          <w:sz w:val="24"/>
          <w:szCs w:val="24"/>
        </w:rPr>
      </w:pPr>
      <w:del w:id="230" w:author="Patrick Schaefer" w:date="2020-08-05T06:58:00Z">
        <w:r w:rsidRPr="00A45DCC" w:rsidDel="00A45DCC">
          <w:rPr>
            <w:sz w:val="24"/>
            <w:szCs w:val="24"/>
            <w:rPrChange w:id="231" w:author="Patrick Schaefer" w:date="2020-08-05T06:58:00Z">
              <w:rPr/>
            </w:rPrChange>
          </w:rPr>
          <w:tab/>
        </w:r>
      </w:del>
      <w:r w:rsidRPr="00A45DCC">
        <w:rPr>
          <w:sz w:val="24"/>
          <w:szCs w:val="24"/>
          <w:rPrChange w:id="232" w:author="Patrick Schaefer" w:date="2020-08-05T06:58:00Z">
            <w:rPr/>
          </w:rPrChange>
        </w:rPr>
        <w:t>Connect all your cables to the power supply</w:t>
      </w:r>
    </w:p>
    <w:p w14:paraId="0561B53C" w14:textId="77777777" w:rsidR="00A45DCC" w:rsidRDefault="00A45DCC" w:rsidP="00A45DCC">
      <w:pPr>
        <w:pStyle w:val="ListParagraph"/>
        <w:ind w:left="1080"/>
        <w:rPr>
          <w:ins w:id="233" w:author="Patrick Schaefer" w:date="2020-08-05T06:58:00Z"/>
          <w:sz w:val="24"/>
          <w:szCs w:val="24"/>
        </w:rPr>
      </w:pPr>
    </w:p>
    <w:p w14:paraId="43BE999D" w14:textId="7322DE41" w:rsidR="00D747D3" w:rsidRPr="00A45DCC" w:rsidRDefault="00A45DCC" w:rsidP="00A45DCC">
      <w:pPr>
        <w:pStyle w:val="ListParagraph"/>
        <w:ind w:left="1080"/>
        <w:rPr>
          <w:sz w:val="24"/>
          <w:szCs w:val="24"/>
          <w:rPrChange w:id="234" w:author="Patrick Schaefer" w:date="2020-08-05T06:58:00Z">
            <w:rPr/>
          </w:rPrChange>
        </w:rPr>
        <w:pPrChange w:id="235" w:author="Patrick Schaefer" w:date="2020-08-05T06:58:00Z">
          <w:pPr/>
        </w:pPrChange>
      </w:pPr>
      <w:ins w:id="236" w:author="Patrick Schaefer" w:date="2020-08-05T06:58:00Z">
        <w:r>
          <w:rPr>
            <w:sz w:val="24"/>
            <w:szCs w:val="24"/>
          </w:rPr>
          <w:t xml:space="preserve">NOTE -- </w:t>
        </w:r>
      </w:ins>
      <w:del w:id="237" w:author="Patrick Schaefer" w:date="2020-08-05T06:58:00Z">
        <w:r w:rsidR="00D865A7" w:rsidRPr="00A45DCC" w:rsidDel="00A45DCC">
          <w:rPr>
            <w:sz w:val="24"/>
            <w:szCs w:val="24"/>
            <w:rPrChange w:id="238" w:author="Patrick Schaefer" w:date="2020-08-05T06:58:00Z">
              <w:rPr/>
            </w:rPrChange>
          </w:rPr>
          <w:delText xml:space="preserve">, </w:delText>
        </w:r>
        <w:r w:rsidR="00D865A7" w:rsidRPr="00A45DCC" w:rsidDel="00A45DCC">
          <w:rPr>
            <w:sz w:val="24"/>
            <w:szCs w:val="24"/>
            <w:rPrChange w:id="239" w:author="Patrick Schaefer" w:date="2020-08-05T06:58:00Z">
              <w:rPr/>
            </w:rPrChange>
          </w:rPr>
          <w:delText>t</w:delText>
        </w:r>
      </w:del>
      <w:ins w:id="240" w:author="Patrick Schaefer" w:date="2020-08-05T06:58:00Z">
        <w:r>
          <w:rPr>
            <w:sz w:val="24"/>
            <w:szCs w:val="24"/>
          </w:rPr>
          <w:t>T</w:t>
        </w:r>
      </w:ins>
      <w:r w:rsidR="00D865A7" w:rsidRPr="00A45DCC">
        <w:rPr>
          <w:sz w:val="24"/>
          <w:szCs w:val="24"/>
          <w:rPrChange w:id="241" w:author="Patrick Schaefer" w:date="2020-08-05T06:58:00Z">
            <w:rPr/>
          </w:rPrChange>
        </w:rPr>
        <w:t>his is how your PC will be powered</w:t>
      </w:r>
    </w:p>
    <w:p w14:paraId="0217E71E" w14:textId="77777777" w:rsidR="00D747D3" w:rsidRDefault="00D747D3">
      <w:pPr>
        <w:rPr>
          <w:sz w:val="24"/>
          <w:szCs w:val="24"/>
        </w:rPr>
      </w:pPr>
    </w:p>
    <w:p w14:paraId="6A0A1D86" w14:textId="77777777" w:rsidR="00D747D3" w:rsidRDefault="00D747D3">
      <w:pPr>
        <w:rPr>
          <w:sz w:val="24"/>
          <w:szCs w:val="24"/>
        </w:rPr>
      </w:pPr>
    </w:p>
    <w:p w14:paraId="211B7D4B" w14:textId="68959F34" w:rsidR="00D747D3" w:rsidRDefault="00A45DCC">
      <w:pPr>
        <w:rPr>
          <w:sz w:val="24"/>
          <w:szCs w:val="24"/>
        </w:rPr>
      </w:pPr>
      <w:r w:rsidRPr="00A45DCC">
        <w:rPr>
          <w:sz w:val="24"/>
          <w:szCs w:val="24"/>
          <w:rPrChange w:id="242" w:author="Patrick Schaefer" w:date="2020-08-05T06:58:00Z">
            <w:rPr>
              <w:bCs/>
              <w:noProof/>
            </w:rPr>
          </w:rPrChange>
        </w:rPr>
        <w:drawing>
          <wp:anchor distT="0" distB="0" distL="114300" distR="114300" simplePos="0" relativeHeight="251674624" behindDoc="0" locked="0" layoutInCell="1" hidden="0" allowOverlap="1" wp14:anchorId="17F60851" wp14:editId="7217EAE9">
            <wp:simplePos x="0" y="0"/>
            <wp:positionH relativeFrom="column">
              <wp:posOffset>-228600</wp:posOffset>
            </wp:positionH>
            <wp:positionV relativeFrom="paragraph">
              <wp:posOffset>169545</wp:posOffset>
            </wp:positionV>
            <wp:extent cx="3190875" cy="1800225"/>
            <wp:effectExtent l="0" t="0" r="9525" b="9525"/>
            <wp:wrapSquare wrapText="bothSides" distT="0" distB="0" distL="114300" distR="114300"/>
            <wp:docPr id="8" name="image3.jpg" descr="A picture containing circui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A picture containing circuit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26809" w14:textId="091F2A00" w:rsidR="00D747D3" w:rsidRDefault="00D747D3">
      <w:pPr>
        <w:rPr>
          <w:sz w:val="24"/>
          <w:szCs w:val="24"/>
        </w:rPr>
      </w:pPr>
    </w:p>
    <w:p w14:paraId="0F7DE72E" w14:textId="4766E06C" w:rsidR="00D747D3" w:rsidRDefault="00D747D3">
      <w:pPr>
        <w:rPr>
          <w:sz w:val="24"/>
          <w:szCs w:val="24"/>
        </w:rPr>
      </w:pPr>
    </w:p>
    <w:p w14:paraId="6C1A953E" w14:textId="68B1A059" w:rsidR="00D747D3" w:rsidRPr="00A45DCC" w:rsidRDefault="00D865A7">
      <w:pPr>
        <w:rPr>
          <w:i/>
          <w:iCs/>
          <w:sz w:val="24"/>
          <w:szCs w:val="24"/>
        </w:rPr>
      </w:pPr>
      <w:del w:id="243" w:author="Patrick Schaefer" w:date="2020-08-05T06:58:00Z">
        <w:r w:rsidRPr="00A45DCC" w:rsidDel="00A45DCC">
          <w:rPr>
            <w:b/>
            <w:i/>
            <w:sz w:val="24"/>
            <w:szCs w:val="24"/>
          </w:rPr>
          <w:delText>Step 11 –</w:delText>
        </w:r>
        <w:r w:rsidRPr="00A45DCC" w:rsidDel="00A45DCC">
          <w:rPr>
            <w:b/>
            <w:i/>
            <w:sz w:val="24"/>
            <w:szCs w:val="24"/>
            <w:rPrChange w:id="244" w:author="Patrick Schaefer" w:date="2020-08-05T06:58:00Z">
              <w:rPr>
                <w:bCs/>
                <w:i/>
                <w:sz w:val="24"/>
                <w:szCs w:val="24"/>
              </w:rPr>
            </w:rPrChange>
          </w:rPr>
          <w:delText xml:space="preserve"> </w:delText>
        </w:r>
      </w:del>
      <w:r w:rsidRPr="00A45DCC">
        <w:rPr>
          <w:b/>
          <w:i/>
          <w:sz w:val="24"/>
          <w:szCs w:val="24"/>
          <w:rPrChange w:id="245" w:author="Patrick Schaefer" w:date="2020-08-05T06:58:00Z">
            <w:rPr>
              <w:bCs/>
              <w:i/>
              <w:sz w:val="24"/>
              <w:szCs w:val="24"/>
            </w:rPr>
          </w:rPrChange>
        </w:rPr>
        <w:t>Wiring!</w:t>
      </w:r>
      <w:ins w:id="246" w:author="Patrick Schaefer" w:date="2020-08-05T06:58:00Z">
        <w:r w:rsidR="00A45DCC">
          <w:rPr>
            <w:sz w:val="24"/>
            <w:szCs w:val="24"/>
          </w:rPr>
          <w:t xml:space="preserve"> – </w:t>
        </w:r>
        <w:r w:rsidR="00A45DCC">
          <w:rPr>
            <w:i/>
            <w:iCs/>
            <w:sz w:val="24"/>
            <w:szCs w:val="24"/>
          </w:rPr>
          <w:t>Installing the final Wiring</w:t>
        </w:r>
      </w:ins>
    </w:p>
    <w:p w14:paraId="52DC5AF1" w14:textId="3F1FF8C6" w:rsidR="00D747D3" w:rsidRPr="00A45DCC" w:rsidRDefault="00D865A7" w:rsidP="00A45DCC">
      <w:pPr>
        <w:pStyle w:val="ListParagraph"/>
        <w:numPr>
          <w:ilvl w:val="0"/>
          <w:numId w:val="2"/>
        </w:numPr>
        <w:rPr>
          <w:sz w:val="24"/>
          <w:szCs w:val="24"/>
          <w:rPrChange w:id="247" w:author="Patrick Schaefer" w:date="2020-08-05T06:58:00Z">
            <w:rPr/>
          </w:rPrChange>
        </w:rPr>
        <w:pPrChange w:id="248" w:author="Patrick Schaefer" w:date="2020-08-05T06:58:00Z">
          <w:pPr/>
        </w:pPrChange>
      </w:pPr>
      <w:del w:id="249" w:author="Patrick Schaefer" w:date="2020-08-05T06:58:00Z">
        <w:r w:rsidRPr="00A45DCC" w:rsidDel="00A45DCC">
          <w:rPr>
            <w:sz w:val="24"/>
            <w:szCs w:val="24"/>
            <w:rPrChange w:id="250" w:author="Patrick Schaefer" w:date="2020-08-05T06:58:00Z">
              <w:rPr/>
            </w:rPrChange>
          </w:rPr>
          <w:tab/>
        </w:r>
      </w:del>
      <w:r w:rsidRPr="00A45DCC">
        <w:rPr>
          <w:sz w:val="24"/>
          <w:szCs w:val="24"/>
          <w:rPrChange w:id="251" w:author="Patrick Schaefer" w:date="2020-08-05T06:58:00Z">
            <w:rPr/>
          </w:rPrChange>
        </w:rPr>
        <w:t>Connect all the wiring on your PC parts to the motherboard’s respective slots</w:t>
      </w:r>
    </w:p>
    <w:p w14:paraId="6A99AD49" w14:textId="19195A0C" w:rsidR="00D747D3" w:rsidRDefault="00D97708">
      <w:pPr>
        <w:rPr>
          <w:sz w:val="24"/>
          <w:szCs w:val="24"/>
        </w:rPr>
      </w:pPr>
      <w:ins w:id="252" w:author="Patrick Schaefer" w:date="2020-08-05T07:18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6128" behindDoc="0" locked="0" layoutInCell="1" allowOverlap="1" wp14:anchorId="7FBB3E0D" wp14:editId="2B848F4F">
                  <wp:simplePos x="0" y="0"/>
                  <wp:positionH relativeFrom="column">
                    <wp:posOffset>-228600</wp:posOffset>
                  </wp:positionH>
                  <wp:positionV relativeFrom="paragraph">
                    <wp:posOffset>56515</wp:posOffset>
                  </wp:positionV>
                  <wp:extent cx="3371850" cy="635"/>
                  <wp:effectExtent l="0" t="0" r="0" b="0"/>
                  <wp:wrapSquare wrapText="bothSides"/>
                  <wp:docPr id="28" name="Text Box 2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37185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EEE1A7" w14:textId="596F67D3" w:rsidR="00D97708" w:rsidRPr="00581363" w:rsidRDefault="00D97708" w:rsidP="00D97708">
                              <w:pPr>
                                <w:pStyle w:val="Caption"/>
                                <w:rPr>
                                  <w:sz w:val="24"/>
                                  <w:szCs w:val="24"/>
                                </w:rPr>
                                <w:pPrChange w:id="253" w:author="Patrick Schaefer" w:date="2020-08-05T07:18:00Z">
                                  <w:pPr/>
                                </w:pPrChange>
                              </w:pPr>
                              <w:ins w:id="254" w:author="Patrick Schaefer" w:date="2020-08-05T07:18:00Z">
                                <w:r>
                                  <w:t>This is a diagram that shows spots where wires need to be connected.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7FBB3E0D" id="Text Box 28" o:spid="_x0000_s1042" type="#_x0000_t202" style="position:absolute;margin-left:-18pt;margin-top:4.45pt;width:265.5pt;height:.0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" stroked="f">
                  <v:textbox style="mso-fit-shape-to-text:t" inset="0,0,0,0">
                    <w:txbxContent>
                      <w:p w14:paraId="78EEE1A7" w14:textId="596F67D3" w:rsidR="00D97708" w:rsidRPr="00581363" w:rsidRDefault="00D97708" w:rsidP="00D97708">
                        <w:pPr>
                          <w:pStyle w:val="Caption"/>
                          <w:rPr>
                            <w:sz w:val="24"/>
                            <w:szCs w:val="24"/>
                          </w:rPr>
                          <w:pPrChange w:id="255" w:author="Patrick Schaefer" w:date="2020-08-05T07:18:00Z">
                            <w:pPr/>
                          </w:pPrChange>
                        </w:pPr>
                        <w:ins w:id="256" w:author="Patrick Schaefer" w:date="2020-08-05T07:18:00Z">
                          <w:r>
                            <w:t>This is a diagram that shows spots where wires need to be connected.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</w:p>
    <w:p w14:paraId="2499AC47" w14:textId="3672842B" w:rsidR="00D747D3" w:rsidRDefault="00D97708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0DD9E36E" wp14:editId="62453D23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2486025" cy="2390775"/>
            <wp:effectExtent l="0" t="0" r="0" b="9525"/>
            <wp:wrapSquare wrapText="bothSides" distT="114300" distB="114300" distL="114300" distR="11430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2E2B4" w14:textId="6030E3CB" w:rsidR="00D747D3" w:rsidRDefault="00D747D3">
      <w:pPr>
        <w:rPr>
          <w:sz w:val="24"/>
          <w:szCs w:val="24"/>
        </w:rPr>
      </w:pPr>
    </w:p>
    <w:p w14:paraId="706FF518" w14:textId="22F1EF35" w:rsidR="00D747D3" w:rsidRDefault="00D747D3">
      <w:pPr>
        <w:rPr>
          <w:sz w:val="24"/>
          <w:szCs w:val="24"/>
        </w:rPr>
      </w:pPr>
    </w:p>
    <w:p w14:paraId="121A9488" w14:textId="6AA385C7" w:rsidR="00D747D3" w:rsidRPr="00A45DCC" w:rsidDel="00A45DCC" w:rsidRDefault="00D747D3">
      <w:pPr>
        <w:rPr>
          <w:del w:id="257" w:author="Patrick Schaefer" w:date="2020-08-05T06:58:00Z"/>
          <w:b/>
          <w:bCs/>
          <w:sz w:val="24"/>
          <w:szCs w:val="24"/>
          <w:rPrChange w:id="258" w:author="Patrick Schaefer" w:date="2020-08-05T06:59:00Z">
            <w:rPr>
              <w:del w:id="259" w:author="Patrick Schaefer" w:date="2020-08-05T06:58:00Z"/>
              <w:sz w:val="24"/>
              <w:szCs w:val="24"/>
            </w:rPr>
          </w:rPrChange>
        </w:rPr>
      </w:pPr>
    </w:p>
    <w:p w14:paraId="20C0CDCB" w14:textId="2D2E5B0D" w:rsidR="00D747D3" w:rsidRPr="00A45DCC" w:rsidRDefault="00D865A7">
      <w:pPr>
        <w:rPr>
          <w:b/>
          <w:bCs/>
          <w:i/>
          <w:sz w:val="24"/>
          <w:szCs w:val="24"/>
          <w:rPrChange w:id="260" w:author="Patrick Schaefer" w:date="2020-08-05T06:59:00Z">
            <w:rPr>
              <w:i/>
              <w:sz w:val="24"/>
              <w:szCs w:val="24"/>
            </w:rPr>
          </w:rPrChange>
        </w:rPr>
      </w:pPr>
      <w:del w:id="261" w:author="Patrick Schaefer" w:date="2020-08-05T06:59:00Z">
        <w:r w:rsidRPr="00A45DCC" w:rsidDel="00A45DCC">
          <w:rPr>
            <w:b/>
            <w:bCs/>
            <w:i/>
            <w:sz w:val="24"/>
            <w:szCs w:val="24"/>
          </w:rPr>
          <w:delText xml:space="preserve">Step 12 – </w:delText>
        </w:r>
      </w:del>
      <w:r w:rsidRPr="00A45DCC">
        <w:rPr>
          <w:b/>
          <w:bCs/>
          <w:i/>
          <w:sz w:val="24"/>
          <w:szCs w:val="24"/>
          <w:rPrChange w:id="262" w:author="Patrick Schaefer" w:date="2020-08-05T06:59:00Z">
            <w:rPr>
              <w:i/>
              <w:sz w:val="24"/>
              <w:szCs w:val="24"/>
            </w:rPr>
          </w:rPrChange>
        </w:rPr>
        <w:t>Have fun! You’re done!</w:t>
      </w:r>
    </w:p>
    <w:p w14:paraId="1FA3BAEA" w14:textId="64272A8E" w:rsidR="00D747D3" w:rsidRDefault="00D865A7">
      <w:pPr>
        <w:rPr>
          <w:sz w:val="24"/>
          <w:szCs w:val="24"/>
        </w:rPr>
      </w:pPr>
      <w:r>
        <w:rPr>
          <w:sz w:val="24"/>
          <w:szCs w:val="24"/>
        </w:rPr>
        <w:tab/>
      </w:r>
      <w:del w:id="263" w:author="Patrick Schaefer" w:date="2020-08-05T06:59:00Z">
        <w:r w:rsidDel="00A45DCC">
          <w:rPr>
            <w:sz w:val="24"/>
            <w:szCs w:val="24"/>
          </w:rPr>
          <w:delText>The most important part.</w:delText>
        </w:r>
      </w:del>
      <w:ins w:id="264" w:author="Patrick Schaefer" w:date="2020-08-05T06:59:00Z">
        <w:r w:rsidR="00A45DCC">
          <w:rPr>
            <w:sz w:val="24"/>
            <w:szCs w:val="24"/>
          </w:rPr>
          <w:t>NOTE – Clearly the most important part! You’ve just built your own PC! Have fun with your newfound superpower!</w:t>
        </w:r>
      </w:ins>
      <w:r>
        <w:rPr>
          <w:sz w:val="24"/>
          <w:szCs w:val="24"/>
        </w:rPr>
        <w:t xml:space="preserve"> </w:t>
      </w:r>
    </w:p>
    <w:p w14:paraId="67467880" w14:textId="433BA40F" w:rsidR="00D747D3" w:rsidDel="00D865A7" w:rsidRDefault="00D747D3">
      <w:pPr>
        <w:rPr>
          <w:del w:id="265" w:author="Patrick Schaefer" w:date="2020-08-05T07:21:00Z"/>
          <w:sz w:val="32"/>
          <w:szCs w:val="32"/>
        </w:rPr>
      </w:pPr>
    </w:p>
    <w:p w14:paraId="6211B335" w14:textId="776CA55D" w:rsidR="00D865A7" w:rsidRDefault="00D865A7">
      <w:pPr>
        <w:rPr>
          <w:ins w:id="266" w:author="Patrick Schaefer" w:date="2020-08-05T07:21:00Z"/>
          <w:sz w:val="32"/>
          <w:szCs w:val="32"/>
        </w:rPr>
      </w:pPr>
    </w:p>
    <w:p w14:paraId="1E10EAE1" w14:textId="3D21DF6D" w:rsidR="00D865A7" w:rsidRDefault="00D865A7">
      <w:pPr>
        <w:rPr>
          <w:ins w:id="267" w:author="Patrick Schaefer" w:date="2020-08-05T07:21:00Z"/>
          <w:sz w:val="32"/>
          <w:szCs w:val="32"/>
        </w:rPr>
      </w:pPr>
    </w:p>
    <w:p w14:paraId="57851A4F" w14:textId="77777777" w:rsidR="00D865A7" w:rsidRDefault="00D865A7">
      <w:pPr>
        <w:rPr>
          <w:ins w:id="268" w:author="Patrick Schaefer" w:date="2020-08-05T07:21:00Z"/>
          <w:sz w:val="32"/>
          <w:szCs w:val="32"/>
        </w:rPr>
      </w:pPr>
    </w:p>
    <w:p w14:paraId="1589AA02" w14:textId="6748F0D3" w:rsidR="00D747D3" w:rsidDel="00D865A7" w:rsidRDefault="00D747D3">
      <w:pPr>
        <w:rPr>
          <w:del w:id="269" w:author="Patrick Schaefer" w:date="2020-08-05T07:20:00Z"/>
          <w:sz w:val="32"/>
          <w:szCs w:val="32"/>
        </w:rPr>
      </w:pPr>
    </w:p>
    <w:p w14:paraId="5D4BCA98" w14:textId="77777777" w:rsidR="00D747D3" w:rsidDel="00D865A7" w:rsidRDefault="00D747D3">
      <w:pPr>
        <w:rPr>
          <w:del w:id="270" w:author="Patrick Schaefer" w:date="2020-08-05T07:20:00Z"/>
          <w:sz w:val="32"/>
          <w:szCs w:val="32"/>
        </w:rPr>
      </w:pPr>
    </w:p>
    <w:p w14:paraId="3FA80814" w14:textId="77777777" w:rsidR="00D747D3" w:rsidDel="00D865A7" w:rsidRDefault="00D747D3">
      <w:pPr>
        <w:rPr>
          <w:del w:id="271" w:author="Patrick Schaefer" w:date="2020-08-05T07:20:00Z"/>
          <w:sz w:val="32"/>
          <w:szCs w:val="32"/>
        </w:rPr>
      </w:pPr>
    </w:p>
    <w:p w14:paraId="2C4ABF75" w14:textId="77777777" w:rsidR="00D747D3" w:rsidDel="00D865A7" w:rsidRDefault="00D747D3">
      <w:pPr>
        <w:rPr>
          <w:del w:id="272" w:author="Patrick Schaefer" w:date="2020-08-05T07:20:00Z"/>
          <w:sz w:val="32"/>
          <w:szCs w:val="32"/>
        </w:rPr>
      </w:pPr>
    </w:p>
    <w:p w14:paraId="4A9FBD53" w14:textId="77777777" w:rsidR="00D747D3" w:rsidDel="00D865A7" w:rsidRDefault="00D747D3">
      <w:pPr>
        <w:rPr>
          <w:del w:id="273" w:author="Patrick Schaefer" w:date="2020-08-05T07:20:00Z"/>
          <w:sz w:val="32"/>
          <w:szCs w:val="32"/>
        </w:rPr>
      </w:pPr>
    </w:p>
    <w:p w14:paraId="6D2F007A" w14:textId="77777777" w:rsidR="00D747D3" w:rsidDel="00D865A7" w:rsidRDefault="00D747D3">
      <w:pPr>
        <w:rPr>
          <w:del w:id="274" w:author="Patrick Schaefer" w:date="2020-08-05T07:20:00Z"/>
          <w:sz w:val="32"/>
          <w:szCs w:val="32"/>
        </w:rPr>
      </w:pPr>
    </w:p>
    <w:p w14:paraId="3F3234AB" w14:textId="77777777" w:rsidR="00D747D3" w:rsidDel="00D865A7" w:rsidRDefault="00D747D3">
      <w:pPr>
        <w:rPr>
          <w:del w:id="275" w:author="Patrick Schaefer" w:date="2020-08-05T07:20:00Z"/>
          <w:sz w:val="32"/>
          <w:szCs w:val="32"/>
        </w:rPr>
      </w:pPr>
    </w:p>
    <w:p w14:paraId="041B50C7" w14:textId="77777777" w:rsidR="00D747D3" w:rsidDel="00D865A7" w:rsidRDefault="00D747D3">
      <w:pPr>
        <w:rPr>
          <w:del w:id="276" w:author="Patrick Schaefer" w:date="2020-08-05T07:20:00Z"/>
          <w:sz w:val="32"/>
          <w:szCs w:val="32"/>
        </w:rPr>
      </w:pPr>
    </w:p>
    <w:p w14:paraId="26F68ECD" w14:textId="77777777" w:rsidR="00D747D3" w:rsidDel="00D865A7" w:rsidRDefault="00D747D3">
      <w:pPr>
        <w:rPr>
          <w:del w:id="277" w:author="Patrick Schaefer" w:date="2020-08-05T07:20:00Z"/>
          <w:sz w:val="32"/>
          <w:szCs w:val="32"/>
        </w:rPr>
      </w:pPr>
    </w:p>
    <w:p w14:paraId="5BD12444" w14:textId="77777777" w:rsidR="00D747D3" w:rsidDel="00D865A7" w:rsidRDefault="00D747D3">
      <w:pPr>
        <w:rPr>
          <w:del w:id="278" w:author="Patrick Schaefer" w:date="2020-08-05T07:20:00Z"/>
          <w:sz w:val="32"/>
          <w:szCs w:val="32"/>
        </w:rPr>
      </w:pPr>
    </w:p>
    <w:p w14:paraId="01691DB9" w14:textId="77777777" w:rsidR="00D747D3" w:rsidDel="00D865A7" w:rsidRDefault="00D747D3">
      <w:pPr>
        <w:rPr>
          <w:del w:id="279" w:author="Patrick Schaefer" w:date="2020-08-05T07:20:00Z"/>
          <w:sz w:val="32"/>
          <w:szCs w:val="32"/>
        </w:rPr>
      </w:pPr>
    </w:p>
    <w:p w14:paraId="38A5ED97" w14:textId="77777777" w:rsidR="00D747D3" w:rsidDel="00D865A7" w:rsidRDefault="00D747D3">
      <w:pPr>
        <w:rPr>
          <w:del w:id="280" w:author="Patrick Schaefer" w:date="2020-08-05T07:20:00Z"/>
          <w:sz w:val="32"/>
          <w:szCs w:val="32"/>
        </w:rPr>
      </w:pPr>
    </w:p>
    <w:p w14:paraId="50989A37" w14:textId="77777777" w:rsidR="00D747D3" w:rsidDel="00D865A7" w:rsidRDefault="00D747D3">
      <w:pPr>
        <w:rPr>
          <w:del w:id="281" w:author="Patrick Schaefer" w:date="2020-08-05T07:20:00Z"/>
          <w:sz w:val="32"/>
          <w:szCs w:val="32"/>
        </w:rPr>
      </w:pPr>
    </w:p>
    <w:p w14:paraId="0961058D" w14:textId="77777777" w:rsidR="00D747D3" w:rsidDel="00D865A7" w:rsidRDefault="00D747D3">
      <w:pPr>
        <w:rPr>
          <w:del w:id="282" w:author="Patrick Schaefer" w:date="2020-08-05T07:20:00Z"/>
          <w:sz w:val="32"/>
          <w:szCs w:val="32"/>
        </w:rPr>
      </w:pPr>
    </w:p>
    <w:p w14:paraId="6A1EB655" w14:textId="77777777" w:rsidR="00D747D3" w:rsidDel="00D865A7" w:rsidRDefault="00D747D3">
      <w:pPr>
        <w:rPr>
          <w:del w:id="283" w:author="Patrick Schaefer" w:date="2020-08-05T07:20:00Z"/>
          <w:sz w:val="32"/>
          <w:szCs w:val="32"/>
        </w:rPr>
      </w:pPr>
    </w:p>
    <w:p w14:paraId="3745B8FD" w14:textId="77777777" w:rsidR="00D747D3" w:rsidDel="00D865A7" w:rsidRDefault="00D747D3">
      <w:pPr>
        <w:rPr>
          <w:del w:id="284" w:author="Patrick Schaefer" w:date="2020-08-05T07:20:00Z"/>
          <w:sz w:val="32"/>
          <w:szCs w:val="32"/>
        </w:rPr>
      </w:pPr>
    </w:p>
    <w:p w14:paraId="08D6A126" w14:textId="77777777" w:rsidR="00D747D3" w:rsidDel="00D865A7" w:rsidRDefault="00D747D3">
      <w:pPr>
        <w:rPr>
          <w:del w:id="285" w:author="Patrick Schaefer" w:date="2020-08-05T07:20:00Z"/>
          <w:sz w:val="32"/>
          <w:szCs w:val="32"/>
        </w:rPr>
      </w:pPr>
    </w:p>
    <w:p w14:paraId="2CF0DD1D" w14:textId="77777777" w:rsidR="00D747D3" w:rsidDel="00D865A7" w:rsidRDefault="00D747D3">
      <w:pPr>
        <w:rPr>
          <w:del w:id="286" w:author="Patrick Schaefer" w:date="2020-08-05T07:20:00Z"/>
          <w:sz w:val="32"/>
          <w:szCs w:val="32"/>
        </w:rPr>
      </w:pPr>
    </w:p>
    <w:p w14:paraId="2F5F5EC1" w14:textId="77777777" w:rsidR="00D747D3" w:rsidDel="00D865A7" w:rsidRDefault="00D747D3">
      <w:pPr>
        <w:rPr>
          <w:del w:id="287" w:author="Patrick Schaefer" w:date="2020-08-05T07:20:00Z"/>
          <w:sz w:val="32"/>
          <w:szCs w:val="32"/>
        </w:rPr>
      </w:pPr>
    </w:p>
    <w:p w14:paraId="78C2D4F2" w14:textId="77777777" w:rsidR="00D747D3" w:rsidRDefault="00D747D3">
      <w:pPr>
        <w:rPr>
          <w:sz w:val="32"/>
          <w:szCs w:val="32"/>
        </w:rPr>
      </w:pPr>
    </w:p>
    <w:p w14:paraId="65704903" w14:textId="77777777" w:rsidR="00D747D3" w:rsidRDefault="00D865A7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Questionnaire </w:t>
      </w:r>
      <w:r>
        <w:rPr>
          <w:i/>
          <w:sz w:val="32"/>
          <w:szCs w:val="32"/>
        </w:rPr>
        <w:t xml:space="preserve">– </w:t>
      </w:r>
    </w:p>
    <w:p w14:paraId="1FADF718" w14:textId="77777777" w:rsidR="00D747D3" w:rsidRDefault="00D865A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On a scale of 1-5, how would you rate the instruction’s – </w:t>
      </w:r>
    </w:p>
    <w:p w14:paraId="6FED28FC" w14:textId="77777777" w:rsidR="00D747D3" w:rsidRDefault="00D865A7">
      <w:pPr>
        <w:rPr>
          <w:i/>
        </w:rPr>
      </w:pPr>
      <w:r>
        <w:tab/>
      </w:r>
      <w:r>
        <w:rPr>
          <w:i/>
        </w:rPr>
        <w:t>Were these instructions informative?</w:t>
      </w:r>
    </w:p>
    <w:p w14:paraId="784A4082" w14:textId="77777777" w:rsidR="00D747D3" w:rsidRDefault="00D865A7">
      <w:r>
        <w:rPr>
          <w:b/>
        </w:rPr>
        <w:t>Helpfulness --</w:t>
      </w:r>
      <w:r>
        <w:t xml:space="preserve"> </w:t>
      </w:r>
      <w:r>
        <w:tab/>
        <w:t>1</w:t>
      </w:r>
      <w:r>
        <w:tab/>
      </w:r>
      <w:r>
        <w:tab/>
        <w:t>2</w:t>
      </w:r>
      <w:r>
        <w:tab/>
      </w:r>
      <w:r>
        <w:tab/>
        <w:t>3</w:t>
      </w:r>
      <w:r>
        <w:tab/>
      </w:r>
      <w:r>
        <w:tab/>
        <w:t>4</w:t>
      </w:r>
      <w:r>
        <w:tab/>
      </w:r>
      <w:r>
        <w:tab/>
        <w:t>5</w:t>
      </w:r>
    </w:p>
    <w:p w14:paraId="5399A9E5" w14:textId="77777777" w:rsidR="00D747D3" w:rsidRDefault="00D865A7">
      <w:pPr>
        <w:rPr>
          <w:i/>
        </w:rPr>
      </w:pPr>
      <w:r>
        <w:rPr>
          <w:b/>
        </w:rPr>
        <w:tab/>
      </w:r>
      <w:r>
        <w:rPr>
          <w:i/>
        </w:rPr>
        <w:t>Were these instructions written easy to understand?</w:t>
      </w:r>
    </w:p>
    <w:p w14:paraId="49179AF8" w14:textId="77777777" w:rsidR="00D747D3" w:rsidRDefault="00D865A7">
      <w:r>
        <w:rPr>
          <w:b/>
        </w:rPr>
        <w:t xml:space="preserve">Readability -- </w:t>
      </w:r>
      <w:r>
        <w:tab/>
        <w:t>1</w:t>
      </w:r>
      <w:r>
        <w:tab/>
      </w:r>
      <w:r>
        <w:tab/>
        <w:t>2</w:t>
      </w:r>
      <w:r>
        <w:tab/>
      </w:r>
      <w:r>
        <w:tab/>
        <w:t>3</w:t>
      </w:r>
      <w:r>
        <w:tab/>
      </w:r>
      <w:r>
        <w:tab/>
        <w:t>4</w:t>
      </w:r>
      <w:r>
        <w:tab/>
      </w:r>
      <w:r>
        <w:tab/>
        <w:t>5</w:t>
      </w:r>
    </w:p>
    <w:p w14:paraId="29A101B3" w14:textId="77777777" w:rsidR="00D747D3" w:rsidRDefault="00D865A7">
      <w:pPr>
        <w:rPr>
          <w:i/>
        </w:rPr>
      </w:pPr>
      <w:r>
        <w:tab/>
      </w:r>
      <w:r>
        <w:rPr>
          <w:i/>
        </w:rPr>
        <w:t>Were these instructions effective in teaching you a new skill?</w:t>
      </w:r>
    </w:p>
    <w:p w14:paraId="20CAEF32" w14:textId="77777777" w:rsidR="00D747D3" w:rsidRDefault="00D865A7">
      <w:r>
        <w:rPr>
          <w:b/>
        </w:rPr>
        <w:t xml:space="preserve">Usability </w:t>
      </w:r>
      <w:r>
        <w:t xml:space="preserve">-- </w:t>
      </w:r>
      <w:r>
        <w:tab/>
        <w:t>1</w:t>
      </w:r>
      <w:r>
        <w:tab/>
      </w:r>
      <w:r>
        <w:tab/>
        <w:t>2</w:t>
      </w:r>
      <w:r>
        <w:tab/>
      </w:r>
      <w:r>
        <w:tab/>
        <w:t>3</w:t>
      </w:r>
      <w:r>
        <w:tab/>
      </w:r>
      <w:r>
        <w:tab/>
        <w:t>4</w:t>
      </w:r>
      <w:r>
        <w:tab/>
      </w:r>
      <w:r>
        <w:tab/>
        <w:t>5</w:t>
      </w:r>
    </w:p>
    <w:p w14:paraId="2447095D" w14:textId="77777777" w:rsidR="00D747D3" w:rsidRDefault="00D747D3"/>
    <w:p w14:paraId="543EF11A" w14:textId="77777777" w:rsidR="00D747D3" w:rsidRDefault="00D865A7">
      <w:pPr>
        <w:rPr>
          <w:sz w:val="28"/>
          <w:szCs w:val="28"/>
        </w:rPr>
      </w:pPr>
      <w:r>
        <w:rPr>
          <w:b/>
        </w:rPr>
        <w:tab/>
      </w:r>
      <w:r>
        <w:rPr>
          <w:sz w:val="28"/>
          <w:szCs w:val="28"/>
        </w:rPr>
        <w:t xml:space="preserve">Finally, please answer the following short-answer questions – </w:t>
      </w:r>
    </w:p>
    <w:p w14:paraId="0DB454C1" w14:textId="77777777" w:rsidR="00D747D3" w:rsidRDefault="00D865A7">
      <w:pPr>
        <w:rPr>
          <w:i/>
          <w:sz w:val="24"/>
          <w:szCs w:val="24"/>
        </w:rPr>
      </w:pPr>
      <w:r>
        <w:rPr>
          <w:i/>
          <w:sz w:val="24"/>
          <w:szCs w:val="24"/>
        </w:rPr>
        <w:t>Was everything that was necessary included? Please explain if not –</w:t>
      </w:r>
    </w:p>
    <w:p w14:paraId="5A242F94" w14:textId="77777777" w:rsidR="00D747D3" w:rsidRDefault="00D747D3">
      <w:pPr>
        <w:rPr>
          <w:i/>
          <w:sz w:val="24"/>
          <w:szCs w:val="24"/>
        </w:rPr>
      </w:pPr>
    </w:p>
    <w:p w14:paraId="394214D6" w14:textId="77777777" w:rsidR="00D747D3" w:rsidRDefault="00D865A7">
      <w:pPr>
        <w:rPr>
          <w:i/>
          <w:sz w:val="24"/>
          <w:szCs w:val="24"/>
        </w:rPr>
      </w:pPr>
      <w:r>
        <w:rPr>
          <w:i/>
          <w:sz w:val="24"/>
          <w:szCs w:val="24"/>
        </w:rPr>
        <w:t>What were the best features of the instruction set that helped you? –</w:t>
      </w:r>
    </w:p>
    <w:p w14:paraId="372627F0" w14:textId="77777777" w:rsidR="00D747D3" w:rsidRDefault="00D747D3">
      <w:pPr>
        <w:rPr>
          <w:i/>
          <w:sz w:val="24"/>
          <w:szCs w:val="24"/>
        </w:rPr>
      </w:pPr>
    </w:p>
    <w:p w14:paraId="4DD705FE" w14:textId="77777777" w:rsidR="00D747D3" w:rsidRDefault="00D865A7">
      <w:pPr>
        <w:rPr>
          <w:i/>
          <w:sz w:val="24"/>
          <w:szCs w:val="24"/>
        </w:rPr>
      </w:pPr>
      <w:r>
        <w:rPr>
          <w:i/>
          <w:sz w:val="24"/>
          <w:szCs w:val="24"/>
        </w:rPr>
        <w:t>What were some features of the instruction set that w</w:t>
      </w:r>
      <w:r>
        <w:rPr>
          <w:i/>
          <w:sz w:val="24"/>
          <w:szCs w:val="24"/>
        </w:rPr>
        <w:t>ere ineffective? –</w:t>
      </w:r>
    </w:p>
    <w:p w14:paraId="4D0DB904" w14:textId="77777777" w:rsidR="00D747D3" w:rsidRDefault="00D747D3">
      <w:pPr>
        <w:rPr>
          <w:i/>
          <w:sz w:val="24"/>
          <w:szCs w:val="24"/>
        </w:rPr>
      </w:pPr>
    </w:p>
    <w:p w14:paraId="227F9CD5" w14:textId="77777777" w:rsidR="00D747D3" w:rsidRDefault="00D865A7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Do you have additional questions/concerns? -- </w:t>
      </w:r>
    </w:p>
    <w:sectPr w:rsidR="00D747D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Patrick Schaefer" w:date="2020-08-05T07:14:00Z" w:initials="PS">
    <w:p w14:paraId="22264A4D" w14:textId="293DEC0B" w:rsidR="00D97708" w:rsidRDefault="00D97708">
      <w:pPr>
        <w:pStyle w:val="CommentText"/>
      </w:pPr>
      <w:r>
        <w:rPr>
          <w:rStyle w:val="CommentReference"/>
        </w:rPr>
        <w:annotationRef/>
      </w:r>
      <w:r>
        <w:t>Moved the script to its own page</w:t>
      </w:r>
    </w:p>
  </w:comment>
  <w:comment w:id="8" w:author="Patrick Schaefer" w:date="2020-08-05T06:46:00Z" w:initials="PS">
    <w:p w14:paraId="28988026" w14:textId="20082FBB" w:rsidR="001203B8" w:rsidRDefault="001203B8">
      <w:pPr>
        <w:pStyle w:val="CommentText"/>
      </w:pPr>
      <w:r>
        <w:rPr>
          <w:rStyle w:val="CommentReference"/>
        </w:rPr>
        <w:annotationRef/>
      </w:r>
      <w:r>
        <w:t>Explicitly stated how notes/observations would be recorded and used.</w:t>
      </w:r>
    </w:p>
  </w:comment>
  <w:comment w:id="31" w:author="Patrick Schaefer" w:date="2020-08-05T06:50:00Z" w:initials="PS">
    <w:p w14:paraId="545C1EA0" w14:textId="0E4BF8F0" w:rsidR="001203B8" w:rsidRDefault="001203B8">
      <w:pPr>
        <w:pStyle w:val="CommentText"/>
      </w:pPr>
      <w:r>
        <w:rPr>
          <w:rStyle w:val="CommentReference"/>
        </w:rPr>
        <w:annotationRef/>
      </w:r>
      <w:r>
        <w:t>Turned steps into headings, numbering throughout instructions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2264A4D" w15:done="0"/>
  <w15:commentEx w15:paraId="28988026" w15:done="0"/>
  <w15:commentEx w15:paraId="545C1EA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2264A4D" w16cid:durableId="22D4DADA"/>
  <w16cid:commentId w16cid:paraId="28988026" w16cid:durableId="22D4D454"/>
  <w16cid:commentId w16cid:paraId="545C1EA0" w16cid:durableId="22D4D51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B4663"/>
    <w:multiLevelType w:val="hybridMultilevel"/>
    <w:tmpl w:val="BEE612F8"/>
    <w:lvl w:ilvl="0" w:tplc="3CDAEC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57D2EBA"/>
    <w:multiLevelType w:val="multilevel"/>
    <w:tmpl w:val="B28C4A7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atrick Schaefer">
    <w15:presenceInfo w15:providerId="AD" w15:userId="S::pschaefe@uncc.edu::65f5516d-e359-4e0d-99e8-78250a7e24a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revisionView w:comments="0" w:insDel="0" w:formatting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7D3"/>
    <w:rsid w:val="001203B8"/>
    <w:rsid w:val="00546D76"/>
    <w:rsid w:val="00564441"/>
    <w:rsid w:val="00706F76"/>
    <w:rsid w:val="00973C75"/>
    <w:rsid w:val="00A45DCC"/>
    <w:rsid w:val="00D747D3"/>
    <w:rsid w:val="00D865A7"/>
    <w:rsid w:val="00D97708"/>
    <w:rsid w:val="00F1704E"/>
    <w:rsid w:val="00FD4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10E0C"/>
  <w15:docId w15:val="{CDC9E0AE-8422-4B77-BEA4-B6B184C6C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03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3B8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1203B8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1203B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03B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03B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03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03B8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1203B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97708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14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7" Type="http://schemas.microsoft.com/office/2011/relationships/commentsExtended" Target="commentsExtended.xml"/><Relationship Id="rId12" Type="http://schemas.openxmlformats.org/officeDocument/2006/relationships/image" Target="media/image3.jpg"/><Relationship Id="rId17" Type="http://schemas.openxmlformats.org/officeDocument/2006/relationships/image" Target="media/image12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17.png"/><Relationship Id="rId24" Type="http://schemas.openxmlformats.org/officeDocument/2006/relationships/image" Target="media/image10.jpg"/><Relationship Id="rId5" Type="http://schemas.openxmlformats.org/officeDocument/2006/relationships/webSettings" Target="webSettings.xml"/><Relationship Id="rId15" Type="http://schemas.openxmlformats.org/officeDocument/2006/relationships/image" Target="media/image15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6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4.jpg"/><Relationship Id="rId22" Type="http://schemas.openxmlformats.org/officeDocument/2006/relationships/image" Target="media/image18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3CFE9E-A436-48D8-B24D-C08FA2922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577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Patrick Schaefer</cp:lastModifiedBy>
  <cp:revision>16</cp:revision>
  <dcterms:created xsi:type="dcterms:W3CDTF">2020-08-05T10:42:00Z</dcterms:created>
  <dcterms:modified xsi:type="dcterms:W3CDTF">2020-08-05T11:21:00Z</dcterms:modified>
</cp:coreProperties>
</file>